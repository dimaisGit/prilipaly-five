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76846E" w14:textId="0A1BF98F" w:rsidR="002520A4" w:rsidRDefault="00C31931" w:rsidP="002B3809">
      <w:pPr>
        <w:pStyle w:val="a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alibri" w:eastAsia="Calibri" w:hAnsi="Calibri" w:cs="DINRoundPro"/>
          <w:sz w:val="24"/>
          <w:szCs w:val="24"/>
        </w:rPr>
      </w:pPr>
      <w:r w:rsidRPr="002520A4">
        <w:rPr>
          <w:rFonts w:ascii="Calibri" w:eastAsia="Calibri" w:hAnsi="Calibri" w:cs="DINRoundPro"/>
          <w:sz w:val="24"/>
          <w:szCs w:val="24"/>
        </w:rPr>
        <w:t>Для участия в акции необходимо совершить покупку товаров в сети магазинов «ДИКСИ» на сумму не м</w:t>
      </w:r>
      <w:r w:rsidR="005F4EA8" w:rsidRPr="002520A4">
        <w:rPr>
          <w:rFonts w:ascii="Calibri" w:eastAsia="Calibri" w:hAnsi="Calibri" w:cs="DINRoundPro"/>
          <w:sz w:val="24"/>
          <w:szCs w:val="24"/>
        </w:rPr>
        <w:t xml:space="preserve">енее </w:t>
      </w:r>
      <w:r w:rsidR="00BC56FD" w:rsidRPr="002520A4">
        <w:rPr>
          <w:rFonts w:ascii="Calibri" w:eastAsia="Calibri" w:hAnsi="Calibri" w:cs="DINRoundPro"/>
          <w:sz w:val="24"/>
          <w:szCs w:val="24"/>
        </w:rPr>
        <w:t>5</w:t>
      </w:r>
      <w:r w:rsidR="005F4EA8" w:rsidRPr="002520A4">
        <w:rPr>
          <w:rFonts w:ascii="Calibri" w:eastAsia="Calibri" w:hAnsi="Calibri" w:cs="DINRoundPro"/>
          <w:sz w:val="24"/>
          <w:szCs w:val="24"/>
        </w:rPr>
        <w:t>00 рублей (в акции не участвую</w:t>
      </w:r>
      <w:r w:rsidRPr="002520A4">
        <w:rPr>
          <w:rFonts w:ascii="Calibri" w:eastAsia="Calibri" w:hAnsi="Calibri" w:cs="DINRoundPro"/>
          <w:sz w:val="24"/>
          <w:szCs w:val="24"/>
        </w:rPr>
        <w:t xml:space="preserve">т </w:t>
      </w:r>
      <w:r w:rsidR="00187077" w:rsidRPr="00E50402">
        <w:rPr>
          <w:rFonts w:cstheme="minorHAnsi"/>
        </w:rPr>
        <w:t>табачн</w:t>
      </w:r>
      <w:r w:rsidR="00187077">
        <w:rPr>
          <w:rFonts w:cstheme="minorHAnsi"/>
        </w:rPr>
        <w:t>ая</w:t>
      </w:r>
      <w:r w:rsidR="00187077" w:rsidRPr="00E50402">
        <w:rPr>
          <w:rFonts w:cstheme="minorHAnsi"/>
        </w:rPr>
        <w:t xml:space="preserve"> продукци</w:t>
      </w:r>
      <w:r w:rsidR="00187077">
        <w:rPr>
          <w:rFonts w:cstheme="minorHAnsi"/>
        </w:rPr>
        <w:t xml:space="preserve">я (табак, </w:t>
      </w:r>
      <w:r w:rsidR="00187077" w:rsidRPr="00E50402">
        <w:rPr>
          <w:rFonts w:cstheme="minorHAnsi"/>
        </w:rPr>
        <w:t>табачны</w:t>
      </w:r>
      <w:r w:rsidR="00102E33">
        <w:rPr>
          <w:rFonts w:cstheme="minorHAnsi"/>
        </w:rPr>
        <w:t>е</w:t>
      </w:r>
      <w:r w:rsidR="00187077" w:rsidRPr="00E50402">
        <w:rPr>
          <w:rFonts w:cstheme="minorHAnsi"/>
        </w:rPr>
        <w:t xml:space="preserve"> издели</w:t>
      </w:r>
      <w:r w:rsidR="00102E33">
        <w:rPr>
          <w:rFonts w:cstheme="minorHAnsi"/>
        </w:rPr>
        <w:t>я</w:t>
      </w:r>
      <w:r w:rsidR="00187077" w:rsidRPr="00E50402">
        <w:rPr>
          <w:rFonts w:cstheme="minorHAnsi"/>
        </w:rPr>
        <w:t xml:space="preserve"> и курительны</w:t>
      </w:r>
      <w:r w:rsidR="00102E33">
        <w:rPr>
          <w:rFonts w:cstheme="minorHAnsi"/>
        </w:rPr>
        <w:t>е</w:t>
      </w:r>
      <w:r w:rsidR="00187077" w:rsidRPr="00E50402">
        <w:rPr>
          <w:rFonts w:cstheme="minorHAnsi"/>
        </w:rPr>
        <w:t xml:space="preserve"> принадлежност</w:t>
      </w:r>
      <w:r w:rsidR="00102E33">
        <w:rPr>
          <w:rFonts w:cstheme="minorHAnsi"/>
        </w:rPr>
        <w:t>и</w:t>
      </w:r>
      <w:r w:rsidR="00187077">
        <w:rPr>
          <w:rFonts w:cstheme="minorHAnsi"/>
        </w:rPr>
        <w:t>, в том числе трубок, кальянов, сигаретной бумаги, зажигалок)</w:t>
      </w:r>
      <w:r w:rsidR="00187077">
        <w:t xml:space="preserve"> и алкогольн</w:t>
      </w:r>
      <w:r w:rsidR="00C069E5">
        <w:t>ая</w:t>
      </w:r>
      <w:r w:rsidR="00187077">
        <w:t xml:space="preserve"> продукци</w:t>
      </w:r>
      <w:r w:rsidR="00C069E5">
        <w:t>я</w:t>
      </w:r>
      <w:r w:rsidR="00102E33">
        <w:t>)</w:t>
      </w:r>
      <w:r w:rsidR="00501BA7">
        <w:rPr>
          <w:rFonts w:ascii="Calibri" w:eastAsia="Calibri" w:hAnsi="Calibri" w:cs="DINRoundPro"/>
          <w:sz w:val="24"/>
          <w:szCs w:val="24"/>
        </w:rPr>
        <w:t>.</w:t>
      </w:r>
      <w:r w:rsidR="002520A4" w:rsidRPr="00B77B70">
        <w:rPr>
          <w:rFonts w:ascii="Calibri" w:eastAsia="Calibri" w:hAnsi="Calibri" w:cs="DINRoundPro"/>
          <w:sz w:val="24"/>
          <w:szCs w:val="24"/>
        </w:rPr>
        <w:t xml:space="preserve"> </w:t>
      </w:r>
    </w:p>
    <w:p w14:paraId="1CC35D22" w14:textId="3276E1B4" w:rsidR="00286D40" w:rsidRPr="002520A4" w:rsidRDefault="00053758" w:rsidP="002B3809">
      <w:pPr>
        <w:pStyle w:val="a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alibri" w:eastAsia="Calibri" w:hAnsi="Calibri" w:cs="DINRoundPro"/>
          <w:sz w:val="24"/>
          <w:szCs w:val="24"/>
        </w:rPr>
      </w:pPr>
      <w:r w:rsidRPr="002520A4">
        <w:rPr>
          <w:rFonts w:ascii="Calibri" w:hAnsi="Calibri"/>
          <w:sz w:val="24"/>
          <w:szCs w:val="24"/>
        </w:rPr>
        <w:t xml:space="preserve">За </w:t>
      </w:r>
      <w:r w:rsidRPr="002520A4">
        <w:rPr>
          <w:rFonts w:ascii="Calibri" w:eastAsia="Calibri" w:hAnsi="Calibri" w:cs="DINRoundPro"/>
          <w:sz w:val="24"/>
          <w:szCs w:val="24"/>
        </w:rPr>
        <w:t>кажд</w:t>
      </w:r>
      <w:r w:rsidR="003B558A" w:rsidRPr="002520A4">
        <w:rPr>
          <w:rFonts w:ascii="Calibri" w:eastAsia="Calibri" w:hAnsi="Calibri" w:cs="DINRoundPro"/>
          <w:sz w:val="24"/>
          <w:szCs w:val="24"/>
        </w:rPr>
        <w:t xml:space="preserve">ые </w:t>
      </w:r>
      <w:r w:rsidRPr="002520A4">
        <w:rPr>
          <w:rFonts w:ascii="Calibri" w:eastAsia="Calibri" w:hAnsi="Calibri" w:cs="DINRoundPro"/>
          <w:sz w:val="24"/>
          <w:szCs w:val="24"/>
        </w:rPr>
        <w:t>500 рублей</w:t>
      </w:r>
      <w:r w:rsidR="00BC56FD" w:rsidRPr="002520A4">
        <w:rPr>
          <w:rFonts w:ascii="Calibri" w:eastAsia="Calibri" w:hAnsi="Calibri" w:cs="DINRoundPro"/>
          <w:sz w:val="24"/>
          <w:szCs w:val="24"/>
        </w:rPr>
        <w:t xml:space="preserve"> </w:t>
      </w:r>
      <w:r w:rsidR="003B558A" w:rsidRPr="002520A4">
        <w:rPr>
          <w:rFonts w:ascii="Calibri" w:eastAsia="Calibri" w:hAnsi="Calibri" w:cs="DINRoundPro"/>
          <w:sz w:val="24"/>
          <w:szCs w:val="24"/>
        </w:rPr>
        <w:t xml:space="preserve">в чеке </w:t>
      </w:r>
      <w:r w:rsidR="00A460C2" w:rsidRPr="002520A4">
        <w:rPr>
          <w:rFonts w:ascii="Calibri" w:eastAsia="Calibri" w:hAnsi="Calibri" w:cs="DINRoundPro"/>
          <w:sz w:val="24"/>
          <w:szCs w:val="24"/>
        </w:rPr>
        <w:t>(</w:t>
      </w:r>
      <w:r w:rsidR="00632EC1" w:rsidRPr="002520A4">
        <w:rPr>
          <w:rFonts w:ascii="Calibri" w:eastAsia="Calibri" w:hAnsi="Calibri" w:cs="DINRoundPro"/>
          <w:sz w:val="24"/>
          <w:szCs w:val="24"/>
        </w:rPr>
        <w:t>без учета</w:t>
      </w:r>
      <w:r w:rsidR="00A460C2" w:rsidRPr="002520A4">
        <w:rPr>
          <w:rFonts w:ascii="Calibri" w:eastAsia="Calibri" w:hAnsi="Calibri" w:cs="DINRoundPro"/>
          <w:sz w:val="24"/>
          <w:szCs w:val="24"/>
        </w:rPr>
        <w:t xml:space="preserve"> </w:t>
      </w:r>
      <w:r w:rsidR="002273B6" w:rsidRPr="00E50402">
        <w:rPr>
          <w:rFonts w:cstheme="minorHAnsi"/>
        </w:rPr>
        <w:t>табачн</w:t>
      </w:r>
      <w:r w:rsidR="002273B6">
        <w:rPr>
          <w:rFonts w:cstheme="minorHAnsi"/>
        </w:rPr>
        <w:t>ой</w:t>
      </w:r>
      <w:r w:rsidR="002273B6" w:rsidRPr="00E50402">
        <w:rPr>
          <w:rFonts w:cstheme="minorHAnsi"/>
        </w:rPr>
        <w:t xml:space="preserve"> продукци</w:t>
      </w:r>
      <w:r w:rsidR="002273B6">
        <w:rPr>
          <w:rFonts w:cstheme="minorHAnsi"/>
        </w:rPr>
        <w:t xml:space="preserve">и (табак, </w:t>
      </w:r>
      <w:r w:rsidR="002273B6" w:rsidRPr="00E50402">
        <w:rPr>
          <w:rFonts w:cstheme="minorHAnsi"/>
        </w:rPr>
        <w:t>табачны</w:t>
      </w:r>
      <w:r w:rsidR="002273B6">
        <w:rPr>
          <w:rFonts w:cstheme="minorHAnsi"/>
        </w:rPr>
        <w:t>е</w:t>
      </w:r>
      <w:r w:rsidR="002273B6" w:rsidRPr="00E50402">
        <w:rPr>
          <w:rFonts w:cstheme="minorHAnsi"/>
        </w:rPr>
        <w:t xml:space="preserve"> издели</w:t>
      </w:r>
      <w:r w:rsidR="002273B6">
        <w:rPr>
          <w:rFonts w:cstheme="minorHAnsi"/>
        </w:rPr>
        <w:t>я</w:t>
      </w:r>
      <w:r w:rsidR="002273B6" w:rsidRPr="00E50402">
        <w:rPr>
          <w:rFonts w:cstheme="minorHAnsi"/>
        </w:rPr>
        <w:t xml:space="preserve"> и курительны</w:t>
      </w:r>
      <w:r w:rsidR="002273B6">
        <w:rPr>
          <w:rFonts w:cstheme="minorHAnsi"/>
        </w:rPr>
        <w:t>е</w:t>
      </w:r>
      <w:r w:rsidR="002273B6" w:rsidRPr="00E50402">
        <w:rPr>
          <w:rFonts w:cstheme="minorHAnsi"/>
        </w:rPr>
        <w:t xml:space="preserve"> принадлежност</w:t>
      </w:r>
      <w:r w:rsidR="002273B6">
        <w:rPr>
          <w:rFonts w:cstheme="minorHAnsi"/>
        </w:rPr>
        <w:t>и, в том числе трубок, кальянов, сигаретной бумаги, зажигалок)</w:t>
      </w:r>
      <w:r w:rsidR="002273B6">
        <w:t xml:space="preserve"> и алкогольной продукции)</w:t>
      </w:r>
      <w:r w:rsidR="00501BA7">
        <w:rPr>
          <w:rFonts w:ascii="Calibri" w:eastAsia="Calibri" w:hAnsi="Calibri" w:cs="DINRoundPro"/>
          <w:sz w:val="24"/>
          <w:szCs w:val="24"/>
        </w:rPr>
        <w:t xml:space="preserve"> </w:t>
      </w:r>
      <w:r w:rsidRPr="002520A4">
        <w:rPr>
          <w:rFonts w:ascii="Calibri" w:eastAsia="Calibri" w:hAnsi="Calibri" w:cs="DINRoundPro"/>
          <w:sz w:val="24"/>
          <w:szCs w:val="24"/>
        </w:rPr>
        <w:t>и/или за наличие в чеке товаров</w:t>
      </w:r>
      <w:r w:rsidR="0013637E">
        <w:rPr>
          <w:rFonts w:ascii="Calibri" w:eastAsia="Calibri" w:hAnsi="Calibri" w:cs="DINRoundPro"/>
          <w:sz w:val="24"/>
          <w:szCs w:val="24"/>
        </w:rPr>
        <w:t>-спонсоров</w:t>
      </w:r>
      <w:r w:rsidR="00B31987" w:rsidRPr="002520A4">
        <w:rPr>
          <w:rFonts w:ascii="Calibri" w:eastAsia="Calibri" w:hAnsi="Calibri" w:cs="DINRoundPro"/>
          <w:sz w:val="24"/>
          <w:szCs w:val="24"/>
        </w:rPr>
        <w:t xml:space="preserve">, участвующих в акции </w:t>
      </w:r>
      <w:r w:rsidR="00BC56FD" w:rsidRPr="002520A4">
        <w:rPr>
          <w:rFonts w:ascii="Calibri" w:eastAsia="Calibri" w:hAnsi="Calibri" w:cs="DINRoundPro"/>
          <w:sz w:val="24"/>
          <w:szCs w:val="24"/>
        </w:rPr>
        <w:t xml:space="preserve">с </w:t>
      </w:r>
      <w:r w:rsidR="002D5953">
        <w:rPr>
          <w:rFonts w:ascii="Calibri" w:eastAsia="Calibri" w:hAnsi="Calibri" w:cs="DINRoundPro"/>
          <w:sz w:val="24"/>
          <w:szCs w:val="24"/>
        </w:rPr>
        <w:t>01.11</w:t>
      </w:r>
      <w:r w:rsidR="00BC56FD" w:rsidRPr="002520A4">
        <w:rPr>
          <w:rFonts w:ascii="Calibri" w:eastAsia="Calibri" w:hAnsi="Calibri" w:cs="DINRoundPro"/>
          <w:sz w:val="24"/>
          <w:szCs w:val="24"/>
        </w:rPr>
        <w:t>.201</w:t>
      </w:r>
      <w:r w:rsidR="00033BDD">
        <w:rPr>
          <w:rFonts w:ascii="Calibri" w:eastAsia="Calibri" w:hAnsi="Calibri" w:cs="DINRoundPro"/>
          <w:sz w:val="24"/>
          <w:szCs w:val="24"/>
        </w:rPr>
        <w:t>9</w:t>
      </w:r>
      <w:ins w:id="0" w:author="Мазевич Марина Герасимовна" w:date="2019-06-26T16:15:00Z">
        <w:r w:rsidR="002F4E6D">
          <w:rPr>
            <w:rFonts w:ascii="Calibri" w:eastAsia="Calibri" w:hAnsi="Calibri" w:cs="DINRoundPro"/>
            <w:sz w:val="24"/>
            <w:szCs w:val="24"/>
          </w:rPr>
          <w:t xml:space="preserve"> </w:t>
        </w:r>
      </w:ins>
      <w:r w:rsidR="00BC56FD" w:rsidRPr="002520A4">
        <w:rPr>
          <w:rFonts w:ascii="Calibri" w:eastAsia="Calibri" w:hAnsi="Calibri" w:cs="DINRoundPro"/>
          <w:sz w:val="24"/>
          <w:szCs w:val="24"/>
        </w:rPr>
        <w:t xml:space="preserve">по </w:t>
      </w:r>
      <w:r w:rsidR="002D5953">
        <w:rPr>
          <w:rFonts w:ascii="Calibri" w:eastAsia="Calibri" w:hAnsi="Calibri" w:cs="DINRoundPro"/>
          <w:sz w:val="24"/>
          <w:szCs w:val="24"/>
        </w:rPr>
        <w:t>1</w:t>
      </w:r>
      <w:r w:rsidR="00033BDD">
        <w:rPr>
          <w:rFonts w:ascii="Calibri" w:eastAsia="Calibri" w:hAnsi="Calibri" w:cs="DINRoundPro"/>
          <w:sz w:val="24"/>
          <w:szCs w:val="24"/>
        </w:rPr>
        <w:t>5</w:t>
      </w:r>
      <w:r w:rsidR="002D5953">
        <w:rPr>
          <w:rFonts w:ascii="Calibri" w:eastAsia="Calibri" w:hAnsi="Calibri" w:cs="DINRoundPro"/>
          <w:sz w:val="24"/>
          <w:szCs w:val="24"/>
        </w:rPr>
        <w:t>.12</w:t>
      </w:r>
      <w:r w:rsidR="00BC56FD" w:rsidRPr="002520A4">
        <w:rPr>
          <w:rFonts w:ascii="Calibri" w:eastAsia="Calibri" w:hAnsi="Calibri" w:cs="DINRoundPro"/>
          <w:sz w:val="24"/>
          <w:szCs w:val="24"/>
        </w:rPr>
        <w:t>.</w:t>
      </w:r>
      <w:r w:rsidR="00033BDD" w:rsidRPr="002520A4">
        <w:rPr>
          <w:rFonts w:ascii="Calibri" w:eastAsia="Calibri" w:hAnsi="Calibri" w:cs="DINRoundPro"/>
          <w:sz w:val="24"/>
          <w:szCs w:val="24"/>
        </w:rPr>
        <w:t>201</w:t>
      </w:r>
      <w:r w:rsidR="00033BDD">
        <w:rPr>
          <w:rFonts w:ascii="Calibri" w:eastAsia="Calibri" w:hAnsi="Calibri" w:cs="DINRoundPro"/>
          <w:sz w:val="24"/>
          <w:szCs w:val="24"/>
        </w:rPr>
        <w:t xml:space="preserve">9 </w:t>
      </w:r>
      <w:r w:rsidRPr="002520A4">
        <w:rPr>
          <w:rFonts w:ascii="Calibri" w:eastAsia="Calibri" w:hAnsi="Calibri" w:cs="DINRoundPro"/>
          <w:sz w:val="24"/>
          <w:szCs w:val="24"/>
        </w:rPr>
        <w:t>из списка, опубликованного на сайт</w:t>
      </w:r>
      <w:r w:rsidR="00534C95">
        <w:rPr>
          <w:rFonts w:ascii="Calibri" w:eastAsia="Calibri" w:hAnsi="Calibri" w:cs="DINRoundPro"/>
          <w:sz w:val="24"/>
          <w:szCs w:val="24"/>
        </w:rPr>
        <w:t>е</w:t>
      </w:r>
      <w:r w:rsidRPr="002520A4">
        <w:rPr>
          <w:rFonts w:ascii="Calibri" w:eastAsia="Calibri" w:hAnsi="Calibri" w:cs="Times New Roman"/>
          <w:sz w:val="24"/>
          <w:szCs w:val="24"/>
        </w:rPr>
        <w:t xml:space="preserve"> </w:t>
      </w:r>
      <w:hyperlink r:id="rId8" w:history="1">
        <w:r w:rsidRPr="002520A4">
          <w:rPr>
            <w:rStyle w:val="a3"/>
            <w:rFonts w:ascii="Calibri" w:hAnsi="Calibri"/>
            <w:sz w:val="24"/>
            <w:szCs w:val="24"/>
          </w:rPr>
          <w:t>https://dixy.ru/</w:t>
        </w:r>
      </w:hyperlink>
      <w:r w:rsidR="00534C95">
        <w:rPr>
          <w:rStyle w:val="a3"/>
          <w:rFonts w:ascii="Calibri" w:hAnsi="Calibri"/>
          <w:sz w:val="24"/>
          <w:szCs w:val="24"/>
        </w:rPr>
        <w:t xml:space="preserve"> </w:t>
      </w:r>
      <w:r w:rsidRPr="002520A4">
        <w:rPr>
          <w:rFonts w:ascii="Calibri" w:hAnsi="Calibri"/>
          <w:sz w:val="24"/>
          <w:szCs w:val="24"/>
        </w:rPr>
        <w:t xml:space="preserve">покупатель получает возможность </w:t>
      </w:r>
      <w:r w:rsidR="00BC56FD" w:rsidRPr="002520A4">
        <w:rPr>
          <w:rFonts w:ascii="Calibri" w:hAnsi="Calibri"/>
          <w:sz w:val="24"/>
          <w:szCs w:val="24"/>
        </w:rPr>
        <w:t xml:space="preserve">приобрести игрушку </w:t>
      </w:r>
      <w:r w:rsidR="00B157FD">
        <w:rPr>
          <w:rFonts w:ascii="Calibri" w:hAnsi="Calibri"/>
          <w:sz w:val="24"/>
          <w:szCs w:val="24"/>
        </w:rPr>
        <w:t>(далее – "иг</w:t>
      </w:r>
      <w:r w:rsidR="000F6449">
        <w:rPr>
          <w:rFonts w:ascii="Calibri" w:hAnsi="Calibri"/>
          <w:sz w:val="24"/>
          <w:szCs w:val="24"/>
        </w:rPr>
        <w:t>р</w:t>
      </w:r>
      <w:r w:rsidR="00B157FD">
        <w:rPr>
          <w:rFonts w:ascii="Calibri" w:hAnsi="Calibri"/>
          <w:sz w:val="24"/>
          <w:szCs w:val="24"/>
        </w:rPr>
        <w:t xml:space="preserve">ушка", "акционный товар") </w:t>
      </w:r>
      <w:r w:rsidR="00BC56FD" w:rsidRPr="002520A4">
        <w:rPr>
          <w:rFonts w:ascii="Calibri" w:hAnsi="Calibri"/>
          <w:sz w:val="24"/>
          <w:szCs w:val="24"/>
        </w:rPr>
        <w:t xml:space="preserve">за 1 копейку </w:t>
      </w:r>
      <w:r w:rsidR="004D6AB7" w:rsidRPr="002520A4">
        <w:rPr>
          <w:rFonts w:ascii="Calibri" w:eastAsia="Calibri" w:hAnsi="Calibri" w:cs="DINRoundPro"/>
          <w:sz w:val="24"/>
          <w:szCs w:val="24"/>
        </w:rPr>
        <w:t xml:space="preserve">у кассира и </w:t>
      </w:r>
      <w:r w:rsidR="00286D40" w:rsidRPr="002520A4">
        <w:rPr>
          <w:rFonts w:ascii="Calibri" w:eastAsia="Calibri" w:hAnsi="Calibri" w:cs="DINRoundPro"/>
          <w:sz w:val="24"/>
          <w:szCs w:val="24"/>
        </w:rPr>
        <w:t>самостоятельно выбрать упакованную игрушку из бокса у кассира (</w:t>
      </w:r>
      <w:r w:rsidR="00286D40" w:rsidRPr="002520A4">
        <w:rPr>
          <w:rFonts w:ascii="Calibri" w:eastAsia="Calibri" w:hAnsi="Calibri" w:cs="DINRoundPro"/>
          <w:i/>
          <w:sz w:val="24"/>
          <w:szCs w:val="24"/>
        </w:rPr>
        <w:t>пример: 1050 рублей = 2 игрушки</w:t>
      </w:r>
      <w:r w:rsidR="00286D40" w:rsidRPr="002520A4">
        <w:rPr>
          <w:rFonts w:ascii="Calibri" w:eastAsia="Calibri" w:hAnsi="Calibri" w:cs="DINRoundPro"/>
          <w:sz w:val="24"/>
          <w:szCs w:val="24"/>
        </w:rPr>
        <w:t>).</w:t>
      </w:r>
    </w:p>
    <w:p w14:paraId="0DD8ADC8" w14:textId="77777777" w:rsidR="00286D40" w:rsidRPr="00E62519" w:rsidRDefault="00286D40" w:rsidP="00E62519">
      <w:pPr>
        <w:numPr>
          <w:ilvl w:val="0"/>
          <w:numId w:val="1"/>
        </w:numPr>
        <w:spacing w:after="0" w:line="240" w:lineRule="auto"/>
        <w:ind w:left="567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 xml:space="preserve">Каждая упакованная игрушка является сюрпризом. </w:t>
      </w:r>
    </w:p>
    <w:p w14:paraId="4C8F8F9F" w14:textId="77777777" w:rsidR="00286D40" w:rsidRPr="00E62519" w:rsidRDefault="00286D40" w:rsidP="00E62519">
      <w:pPr>
        <w:spacing w:after="0" w:line="240" w:lineRule="auto"/>
        <w:ind w:left="567"/>
        <w:jc w:val="both"/>
        <w:rPr>
          <w:rFonts w:ascii="Calibri" w:eastAsia="Calibri" w:hAnsi="Calibri" w:cs="Times New Roman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 xml:space="preserve">Общайтесь в группе «ДИКСИ» ВКонтакте </w:t>
      </w:r>
      <w:hyperlink r:id="rId9" w:history="1">
        <w:r w:rsidR="00A60DF0" w:rsidRPr="00E62519">
          <w:rPr>
            <w:rStyle w:val="a3"/>
            <w:rFonts w:ascii="Calibri" w:hAnsi="Calibri"/>
            <w:sz w:val="24"/>
            <w:szCs w:val="24"/>
          </w:rPr>
          <w:t>https://vk.com/dixyclub</w:t>
        </w:r>
      </w:hyperlink>
      <w:r w:rsidR="00702123" w:rsidRPr="00E62519">
        <w:rPr>
          <w:rFonts w:ascii="Calibri" w:eastAsia="Times New Roman" w:hAnsi="Calibri" w:cs="Segoe UI"/>
          <w:sz w:val="24"/>
          <w:szCs w:val="24"/>
          <w:lang w:eastAsia="ru-RU"/>
        </w:rPr>
        <w:t xml:space="preserve">, </w:t>
      </w:r>
      <w:r w:rsidR="005D795E" w:rsidRPr="00E62519">
        <w:rPr>
          <w:rFonts w:ascii="Calibri" w:eastAsia="Times New Roman" w:hAnsi="Calibri" w:cs="Segoe UI"/>
          <w:sz w:val="24"/>
          <w:szCs w:val="24"/>
          <w:lang w:eastAsia="ru-RU"/>
        </w:rPr>
        <w:t xml:space="preserve"> </w:t>
      </w:r>
      <w:r w:rsidR="005D795E" w:rsidRPr="00E62519">
        <w:rPr>
          <w:rFonts w:ascii="Calibri" w:eastAsia="Times New Roman" w:hAnsi="Calibri" w:cs="Segoe UI"/>
          <w:sz w:val="24"/>
          <w:szCs w:val="24"/>
          <w:lang w:val="en-US" w:eastAsia="ru-RU"/>
        </w:rPr>
        <w:t>Facebook</w:t>
      </w:r>
      <w:r w:rsidR="005D795E" w:rsidRPr="00E62519">
        <w:rPr>
          <w:rFonts w:ascii="Calibri" w:eastAsia="Times New Roman" w:hAnsi="Calibri" w:cs="Segoe UI"/>
          <w:sz w:val="24"/>
          <w:szCs w:val="24"/>
          <w:lang w:eastAsia="ru-RU"/>
        </w:rPr>
        <w:t xml:space="preserve"> </w:t>
      </w:r>
      <w:hyperlink r:id="rId10" w:history="1">
        <w:r w:rsidR="00702123" w:rsidRPr="00E62519">
          <w:rPr>
            <w:rStyle w:val="a3"/>
            <w:rFonts w:ascii="Calibri" w:hAnsi="Calibri"/>
            <w:sz w:val="24"/>
            <w:szCs w:val="24"/>
          </w:rPr>
          <w:t>https://www.facebook.com/Dixyclub/</w:t>
        </w:r>
      </w:hyperlink>
      <w:r w:rsidR="005D795E" w:rsidRPr="00E62519">
        <w:rPr>
          <w:rStyle w:val="a3"/>
          <w:rFonts w:ascii="Calibri" w:hAnsi="Calibri"/>
          <w:sz w:val="24"/>
          <w:szCs w:val="24"/>
        </w:rPr>
        <w:t xml:space="preserve">, </w:t>
      </w:r>
      <w:r w:rsidR="00362D4E" w:rsidRPr="00E62519">
        <w:rPr>
          <w:rFonts w:ascii="Calibri" w:hAnsi="Calibri"/>
          <w:sz w:val="24"/>
          <w:szCs w:val="24"/>
        </w:rPr>
        <w:t xml:space="preserve">Одноклассники </w:t>
      </w:r>
      <w:hyperlink r:id="rId11" w:history="1">
        <w:r w:rsidR="00362D4E" w:rsidRPr="00E62519">
          <w:rPr>
            <w:rStyle w:val="a3"/>
            <w:rFonts w:ascii="Calibri" w:hAnsi="Calibri"/>
            <w:sz w:val="24"/>
            <w:szCs w:val="24"/>
          </w:rPr>
          <w:t>https://ok.ru/dixyclub</w:t>
        </w:r>
      </w:hyperlink>
      <w:r w:rsidR="00362D4E" w:rsidRPr="00E62519">
        <w:rPr>
          <w:rFonts w:ascii="Calibri" w:hAnsi="Calibri"/>
          <w:sz w:val="24"/>
          <w:szCs w:val="24"/>
        </w:rPr>
        <w:t xml:space="preserve"> и Инстаграм </w:t>
      </w:r>
      <w:hyperlink r:id="rId12" w:history="1">
        <w:r w:rsidR="00362D4E" w:rsidRPr="00E62519">
          <w:rPr>
            <w:rStyle w:val="a3"/>
            <w:rFonts w:ascii="Calibri" w:hAnsi="Calibri"/>
            <w:sz w:val="24"/>
            <w:szCs w:val="24"/>
          </w:rPr>
          <w:t>https://www.instagram.com/dixy.channel/</w:t>
        </w:r>
      </w:hyperlink>
      <w:r w:rsidR="00702123" w:rsidRPr="00E62519">
        <w:rPr>
          <w:rFonts w:ascii="Calibri" w:hAnsi="Calibri"/>
          <w:sz w:val="24"/>
          <w:szCs w:val="24"/>
        </w:rPr>
        <w:t xml:space="preserve"> и </w:t>
      </w:r>
      <w:r w:rsidRPr="00E62519">
        <w:rPr>
          <w:rFonts w:ascii="Calibri" w:eastAsia="Times New Roman" w:hAnsi="Calibri" w:cs="Segoe UI"/>
          <w:sz w:val="24"/>
          <w:szCs w:val="24"/>
          <w:lang w:eastAsia="ru-RU"/>
        </w:rPr>
        <w:t>обменивайтесь игрушками друг с другом.</w:t>
      </w:r>
    </w:p>
    <w:p w14:paraId="3A85A8EB" w14:textId="77777777" w:rsidR="00286D40" w:rsidRPr="00E62519" w:rsidRDefault="00286D40" w:rsidP="00E625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 xml:space="preserve">Игрушку вы можете </w:t>
      </w:r>
      <w:r w:rsidR="00053758" w:rsidRPr="00E62519">
        <w:rPr>
          <w:rFonts w:ascii="Calibri" w:eastAsia="Calibri" w:hAnsi="Calibri" w:cs="DINRoundPro"/>
          <w:sz w:val="24"/>
          <w:szCs w:val="24"/>
        </w:rPr>
        <w:t>пр</w:t>
      </w:r>
      <w:r w:rsidR="003B558A" w:rsidRPr="00E62519">
        <w:rPr>
          <w:rFonts w:ascii="Calibri" w:eastAsia="Calibri" w:hAnsi="Calibri" w:cs="DINRoundPro"/>
          <w:sz w:val="24"/>
          <w:szCs w:val="24"/>
        </w:rPr>
        <w:t>и</w:t>
      </w:r>
      <w:r w:rsidR="00053758" w:rsidRPr="00E62519">
        <w:rPr>
          <w:rFonts w:ascii="Calibri" w:eastAsia="Calibri" w:hAnsi="Calibri" w:cs="DINRoundPro"/>
          <w:sz w:val="24"/>
          <w:szCs w:val="24"/>
        </w:rPr>
        <w:t>обрести</w:t>
      </w:r>
      <w:r w:rsidR="00A96F77">
        <w:rPr>
          <w:rFonts w:ascii="Calibri" w:eastAsia="Calibri" w:hAnsi="Calibri" w:cs="DINRoundPro"/>
          <w:sz w:val="24"/>
          <w:szCs w:val="24"/>
        </w:rPr>
        <w:t xml:space="preserve"> </w:t>
      </w:r>
      <w:r w:rsidRPr="00E62519">
        <w:rPr>
          <w:rFonts w:ascii="Calibri" w:eastAsia="Calibri" w:hAnsi="Calibri" w:cs="DINRoundPro"/>
          <w:sz w:val="24"/>
          <w:szCs w:val="24"/>
        </w:rPr>
        <w:t>только на кассе. Спрашивайте у кассира!</w:t>
      </w:r>
    </w:p>
    <w:p w14:paraId="34AE1743" w14:textId="571E2C04" w:rsidR="00E62519" w:rsidRPr="00E62519" w:rsidRDefault="00286D40" w:rsidP="00E62519">
      <w:pPr>
        <w:pStyle w:val="ae"/>
        <w:numPr>
          <w:ilvl w:val="0"/>
          <w:numId w:val="1"/>
        </w:numPr>
        <w:autoSpaceDE w:val="0"/>
        <w:autoSpaceDN w:val="0"/>
        <w:spacing w:after="0" w:line="240" w:lineRule="auto"/>
        <w:ind w:left="567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Times New Roman"/>
          <w:sz w:val="24"/>
          <w:szCs w:val="24"/>
        </w:rPr>
        <w:t xml:space="preserve">Вы </w:t>
      </w:r>
      <w:r w:rsidR="00D5130C">
        <w:rPr>
          <w:rFonts w:ascii="Calibri" w:eastAsia="Calibri" w:hAnsi="Calibri" w:cs="DINRoundPro"/>
          <w:sz w:val="24"/>
          <w:szCs w:val="24"/>
        </w:rPr>
        <w:t>можете приобретать</w:t>
      </w:r>
      <w:r w:rsidR="00D5130C"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="004D6AB7" w:rsidRPr="00E62519">
        <w:rPr>
          <w:rFonts w:ascii="Calibri" w:eastAsia="Calibri" w:hAnsi="Calibri" w:cs="DINRoundPro"/>
          <w:sz w:val="24"/>
          <w:szCs w:val="24"/>
        </w:rPr>
        <w:t xml:space="preserve">у кассира </w:t>
      </w:r>
      <w:r w:rsidR="00EA5FB8" w:rsidRPr="00E62519">
        <w:rPr>
          <w:rFonts w:ascii="Calibri" w:eastAsia="Calibri" w:hAnsi="Calibri" w:cs="DINRoundPro"/>
          <w:sz w:val="24"/>
          <w:szCs w:val="24"/>
        </w:rPr>
        <w:t>игрушки</w:t>
      </w:r>
      <w:r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="00F5788B" w:rsidRPr="00E62519">
        <w:rPr>
          <w:rFonts w:ascii="Calibri" w:eastAsia="Calibri" w:hAnsi="Calibri" w:cs="DINRoundPro"/>
          <w:sz w:val="24"/>
          <w:szCs w:val="24"/>
        </w:rPr>
        <w:t xml:space="preserve">также </w:t>
      </w:r>
      <w:r w:rsidR="00EA5FB8" w:rsidRPr="00E62519">
        <w:rPr>
          <w:rFonts w:ascii="Calibri" w:eastAsia="Calibri" w:hAnsi="Calibri" w:cs="DINRoundPro"/>
          <w:sz w:val="24"/>
          <w:szCs w:val="24"/>
        </w:rPr>
        <w:t>при наличии в чеке товар</w:t>
      </w:r>
      <w:r w:rsidR="00814E45" w:rsidRPr="00E62519">
        <w:rPr>
          <w:rFonts w:ascii="Calibri" w:eastAsia="Calibri" w:hAnsi="Calibri" w:cs="DINRoundPro"/>
          <w:sz w:val="24"/>
          <w:szCs w:val="24"/>
        </w:rPr>
        <w:t>ов</w:t>
      </w:r>
      <w:r w:rsidR="0013637E">
        <w:rPr>
          <w:rFonts w:ascii="Calibri" w:eastAsia="Calibri" w:hAnsi="Calibri" w:cs="DINRoundPro"/>
          <w:sz w:val="24"/>
          <w:szCs w:val="24"/>
        </w:rPr>
        <w:t>-спонсоров</w:t>
      </w:r>
      <w:r w:rsidR="00B31987" w:rsidRPr="00E62519">
        <w:rPr>
          <w:rFonts w:ascii="Calibri" w:eastAsia="Calibri" w:hAnsi="Calibri" w:cs="DINRoundPro"/>
          <w:sz w:val="24"/>
          <w:szCs w:val="24"/>
        </w:rPr>
        <w:t>,</w:t>
      </w:r>
      <w:r w:rsidR="00B31987" w:rsidRPr="00E62519">
        <w:rPr>
          <w:rFonts w:ascii="Calibri" w:hAnsi="Calibri"/>
          <w:sz w:val="24"/>
          <w:szCs w:val="24"/>
        </w:rPr>
        <w:t xml:space="preserve"> участвующих в акции </w:t>
      </w:r>
      <w:r w:rsidR="00B31987" w:rsidRPr="00E62519">
        <w:rPr>
          <w:rFonts w:ascii="Calibri" w:eastAsia="Calibri" w:hAnsi="Calibri" w:cs="DINRoundPro"/>
          <w:i/>
          <w:sz w:val="24"/>
          <w:szCs w:val="24"/>
        </w:rPr>
        <w:t xml:space="preserve">с </w:t>
      </w:r>
      <w:r w:rsidR="002D5953">
        <w:rPr>
          <w:rFonts w:ascii="Calibri" w:eastAsia="Calibri" w:hAnsi="Calibri" w:cs="DINRoundPro"/>
          <w:sz w:val="24"/>
          <w:szCs w:val="24"/>
        </w:rPr>
        <w:t>01.11</w:t>
      </w:r>
      <w:r w:rsidR="002D5953" w:rsidRPr="002520A4">
        <w:rPr>
          <w:rFonts w:ascii="Calibri" w:eastAsia="Calibri" w:hAnsi="Calibri" w:cs="DINRoundPro"/>
          <w:sz w:val="24"/>
          <w:szCs w:val="24"/>
        </w:rPr>
        <w:t>.201</w:t>
      </w:r>
      <w:r w:rsidR="00033BDD">
        <w:rPr>
          <w:rFonts w:ascii="Calibri" w:eastAsia="Calibri" w:hAnsi="Calibri" w:cs="DINRoundPro"/>
          <w:sz w:val="24"/>
          <w:szCs w:val="24"/>
        </w:rPr>
        <w:t>9</w:t>
      </w:r>
      <w:r w:rsidR="002D5953" w:rsidRPr="002520A4">
        <w:rPr>
          <w:rFonts w:ascii="Calibri" w:eastAsia="Calibri" w:hAnsi="Calibri" w:cs="DINRoundPro"/>
          <w:sz w:val="24"/>
          <w:szCs w:val="24"/>
        </w:rPr>
        <w:t xml:space="preserve"> по </w:t>
      </w:r>
      <w:r w:rsidR="002D5953">
        <w:rPr>
          <w:rFonts w:ascii="Calibri" w:eastAsia="Calibri" w:hAnsi="Calibri" w:cs="DINRoundPro"/>
          <w:sz w:val="24"/>
          <w:szCs w:val="24"/>
        </w:rPr>
        <w:t>1</w:t>
      </w:r>
      <w:r w:rsidR="00033BDD">
        <w:rPr>
          <w:rFonts w:ascii="Calibri" w:eastAsia="Calibri" w:hAnsi="Calibri" w:cs="DINRoundPro"/>
          <w:sz w:val="24"/>
          <w:szCs w:val="24"/>
        </w:rPr>
        <w:t>5</w:t>
      </w:r>
      <w:r w:rsidR="002D5953">
        <w:rPr>
          <w:rFonts w:ascii="Calibri" w:eastAsia="Calibri" w:hAnsi="Calibri" w:cs="DINRoundPro"/>
          <w:sz w:val="24"/>
          <w:szCs w:val="24"/>
        </w:rPr>
        <w:t>.12</w:t>
      </w:r>
      <w:r w:rsidR="002D5953" w:rsidRPr="002520A4">
        <w:rPr>
          <w:rFonts w:ascii="Calibri" w:eastAsia="Calibri" w:hAnsi="Calibri" w:cs="DINRoundPro"/>
          <w:sz w:val="24"/>
          <w:szCs w:val="24"/>
        </w:rPr>
        <w:t>.201</w:t>
      </w:r>
      <w:r w:rsidR="00033BDD">
        <w:rPr>
          <w:rFonts w:ascii="Calibri" w:eastAsia="Calibri" w:hAnsi="Calibri" w:cs="DINRoundPro"/>
          <w:sz w:val="24"/>
          <w:szCs w:val="24"/>
        </w:rPr>
        <w:t>9</w:t>
      </w:r>
      <w:r w:rsidR="00B31987" w:rsidRPr="00E62519">
        <w:rPr>
          <w:rFonts w:ascii="Calibri" w:hAnsi="Calibri"/>
          <w:sz w:val="24"/>
          <w:szCs w:val="24"/>
        </w:rPr>
        <w:t>,</w:t>
      </w:r>
      <w:r w:rsidR="00BC56FD" w:rsidRPr="00E62519">
        <w:rPr>
          <w:rFonts w:ascii="Calibri" w:hAnsi="Calibri"/>
          <w:sz w:val="24"/>
          <w:szCs w:val="24"/>
        </w:rPr>
        <w:t xml:space="preserve"> </w:t>
      </w:r>
      <w:r w:rsidR="00053758" w:rsidRPr="00E62519">
        <w:rPr>
          <w:rFonts w:ascii="Calibri" w:eastAsia="Calibri" w:hAnsi="Calibri" w:cs="DINRoundPro"/>
          <w:sz w:val="24"/>
          <w:szCs w:val="24"/>
        </w:rPr>
        <w:t>из списка</w:t>
      </w:r>
      <w:r w:rsidR="00B31987" w:rsidRPr="00E62519">
        <w:rPr>
          <w:rFonts w:ascii="Calibri" w:eastAsia="Calibri" w:hAnsi="Calibri" w:cs="DINRoundPro"/>
          <w:sz w:val="24"/>
          <w:szCs w:val="24"/>
        </w:rPr>
        <w:t>,</w:t>
      </w:r>
      <w:r w:rsidR="00053758" w:rsidRPr="00E62519">
        <w:rPr>
          <w:rFonts w:ascii="Calibri" w:eastAsia="Calibri" w:hAnsi="Calibri" w:cs="DINRoundPro"/>
          <w:sz w:val="24"/>
          <w:szCs w:val="24"/>
        </w:rPr>
        <w:t xml:space="preserve"> опубликованного на сайте </w:t>
      </w:r>
      <w:hyperlink r:id="rId13" w:history="1">
        <w:r w:rsidR="00632EC1" w:rsidRPr="00E62519">
          <w:rPr>
            <w:rStyle w:val="a3"/>
            <w:rFonts w:ascii="Calibri" w:hAnsi="Calibri"/>
            <w:sz w:val="24"/>
            <w:szCs w:val="24"/>
          </w:rPr>
          <w:t>https://dixy.ru/</w:t>
        </w:r>
      </w:hyperlink>
      <w:r w:rsidR="00534C95">
        <w:rPr>
          <w:rStyle w:val="a3"/>
          <w:rFonts w:ascii="Calibri" w:hAnsi="Calibri"/>
          <w:sz w:val="24"/>
          <w:szCs w:val="24"/>
        </w:rPr>
        <w:t>.</w:t>
      </w:r>
      <w:r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="0013637E">
        <w:rPr>
          <w:rFonts w:ascii="Calibri" w:eastAsia="Calibri" w:hAnsi="Calibri" w:cs="DINRoundPro"/>
          <w:sz w:val="24"/>
          <w:szCs w:val="24"/>
        </w:rPr>
        <w:t>Список товаров-спонсоров меняется каждые 2 недели.</w:t>
      </w:r>
      <w:r w:rsidR="00EF2CED" w:rsidRPr="00E62519">
        <w:rPr>
          <w:rFonts w:ascii="Calibri" w:eastAsia="Calibri" w:hAnsi="Calibri" w:cs="DINRoundPro"/>
          <w:sz w:val="24"/>
          <w:szCs w:val="24"/>
        </w:rPr>
        <w:t xml:space="preserve"> Стоимость</w:t>
      </w:r>
      <w:r w:rsidR="00053758"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="0013637E">
        <w:rPr>
          <w:rFonts w:ascii="Calibri" w:eastAsia="Calibri" w:hAnsi="Calibri" w:cs="DINRoundPro"/>
          <w:sz w:val="24"/>
          <w:szCs w:val="24"/>
        </w:rPr>
        <w:t>товаров-спонсоров</w:t>
      </w:r>
      <w:r w:rsidR="00EF2CED" w:rsidRPr="00E62519">
        <w:rPr>
          <w:rFonts w:ascii="Calibri" w:eastAsia="Calibri" w:hAnsi="Calibri" w:cs="DINRoundPro"/>
          <w:sz w:val="24"/>
          <w:szCs w:val="24"/>
        </w:rPr>
        <w:t xml:space="preserve"> может быть ниже 500 руб. </w:t>
      </w:r>
      <w:r w:rsidR="0070000E" w:rsidRPr="00E62519">
        <w:rPr>
          <w:rFonts w:ascii="Calibri" w:eastAsia="Calibri" w:hAnsi="Calibri" w:cs="DINRoundPro"/>
          <w:sz w:val="24"/>
          <w:szCs w:val="24"/>
        </w:rPr>
        <w:t xml:space="preserve">В период Акции перечень </w:t>
      </w:r>
      <w:r w:rsidR="0013637E">
        <w:rPr>
          <w:rFonts w:ascii="Calibri" w:eastAsia="Calibri" w:hAnsi="Calibri" w:cs="DINRoundPro"/>
          <w:sz w:val="24"/>
          <w:szCs w:val="24"/>
        </w:rPr>
        <w:t>товаров-спонсоров</w:t>
      </w:r>
      <w:r w:rsidR="0070000E" w:rsidRPr="00E62519">
        <w:rPr>
          <w:rFonts w:ascii="Calibri" w:eastAsia="Calibri" w:hAnsi="Calibri" w:cs="DINRoundPro"/>
          <w:sz w:val="24"/>
          <w:szCs w:val="24"/>
        </w:rPr>
        <w:t xml:space="preserve"> может изменяться.  </w:t>
      </w:r>
      <w:r w:rsidR="00EF2CED" w:rsidRPr="00E62519">
        <w:rPr>
          <w:rFonts w:ascii="Calibri" w:eastAsia="Calibri" w:hAnsi="Calibri" w:cs="DINRoundPro"/>
          <w:sz w:val="24"/>
          <w:szCs w:val="24"/>
        </w:rPr>
        <w:t>Точная информация о необходимом количестве приобретаемых товаров</w:t>
      </w:r>
      <w:r w:rsidR="0013637E">
        <w:rPr>
          <w:rFonts w:ascii="Calibri" w:eastAsia="Calibri" w:hAnsi="Calibri" w:cs="DINRoundPro"/>
          <w:sz w:val="24"/>
          <w:szCs w:val="24"/>
        </w:rPr>
        <w:t>-спонсоров</w:t>
      </w:r>
      <w:r w:rsidR="002D5953">
        <w:rPr>
          <w:rFonts w:ascii="Calibri" w:eastAsia="Calibri" w:hAnsi="Calibri" w:cs="DINRoundPro"/>
          <w:sz w:val="24"/>
          <w:szCs w:val="24"/>
        </w:rPr>
        <w:t xml:space="preserve"> для получения игрушки, </w:t>
      </w:r>
      <w:r w:rsidR="00EF2CED" w:rsidRPr="00E62519">
        <w:rPr>
          <w:rFonts w:ascii="Calibri" w:eastAsia="Calibri" w:hAnsi="Calibri" w:cs="DINRoundPro"/>
          <w:sz w:val="24"/>
          <w:szCs w:val="24"/>
        </w:rPr>
        <w:t xml:space="preserve">будет указана в </w:t>
      </w:r>
      <w:r w:rsidR="00695201" w:rsidRPr="00E62519">
        <w:rPr>
          <w:rFonts w:ascii="Calibri" w:eastAsia="Calibri" w:hAnsi="Calibri" w:cs="DINRoundPro"/>
          <w:sz w:val="24"/>
          <w:szCs w:val="24"/>
        </w:rPr>
        <w:t>рекламных материалах в магазине</w:t>
      </w:r>
      <w:r w:rsidR="002D5953">
        <w:rPr>
          <w:rFonts w:ascii="Calibri" w:eastAsia="Calibri" w:hAnsi="Calibri" w:cs="DINRoundPro"/>
          <w:sz w:val="24"/>
          <w:szCs w:val="24"/>
        </w:rPr>
        <w:t>, </w:t>
      </w:r>
      <w:r w:rsidR="00EF2CED" w:rsidRPr="00E62519">
        <w:rPr>
          <w:rFonts w:ascii="Calibri" w:eastAsia="Calibri" w:hAnsi="Calibri" w:cs="DINRoundPro"/>
          <w:sz w:val="24"/>
          <w:szCs w:val="24"/>
        </w:rPr>
        <w:t>на сайт</w:t>
      </w:r>
      <w:r w:rsidR="00366FE3">
        <w:rPr>
          <w:rFonts w:ascii="Calibri" w:eastAsia="Calibri" w:hAnsi="Calibri" w:cs="DINRoundPro"/>
          <w:sz w:val="24"/>
          <w:szCs w:val="24"/>
        </w:rPr>
        <w:t>ах</w:t>
      </w:r>
      <w:r w:rsidR="00EF2CED" w:rsidRPr="00E62519">
        <w:rPr>
          <w:rFonts w:ascii="Calibri" w:eastAsia="Calibri" w:hAnsi="Calibri" w:cs="DINRoundPro"/>
          <w:sz w:val="24"/>
          <w:szCs w:val="24"/>
        </w:rPr>
        <w:t xml:space="preserve"> </w:t>
      </w:r>
      <w:hyperlink r:id="rId14" w:history="1">
        <w:r w:rsidR="00632EC1" w:rsidRPr="00E62519">
          <w:rPr>
            <w:rStyle w:val="a3"/>
            <w:rFonts w:ascii="Calibri" w:hAnsi="Calibri"/>
            <w:sz w:val="24"/>
            <w:szCs w:val="24"/>
          </w:rPr>
          <w:t>https://dixy.ru/</w:t>
        </w:r>
      </w:hyperlink>
      <w:r w:rsidR="00534C95">
        <w:rPr>
          <w:rStyle w:val="a3"/>
          <w:rFonts w:ascii="Calibri" w:hAnsi="Calibri"/>
          <w:sz w:val="24"/>
          <w:szCs w:val="24"/>
        </w:rPr>
        <w:t xml:space="preserve"> </w:t>
      </w:r>
      <w:r w:rsidR="00EF2CED" w:rsidRPr="00E62519">
        <w:rPr>
          <w:rFonts w:ascii="Calibri" w:eastAsia="Calibri" w:hAnsi="Calibri" w:cs="DINRoundPro"/>
          <w:sz w:val="24"/>
          <w:szCs w:val="24"/>
        </w:rPr>
        <w:t xml:space="preserve">или  по телефону горячей линии </w:t>
      </w:r>
      <w:r w:rsidR="00EF2CED" w:rsidRPr="00E62519">
        <w:rPr>
          <w:rFonts w:ascii="Calibri" w:eastAsia="Calibri" w:hAnsi="Calibri" w:cs="DINRoundPro"/>
          <w:i/>
          <w:sz w:val="24"/>
          <w:szCs w:val="24"/>
        </w:rPr>
        <w:t>8-800-333-02-01</w:t>
      </w:r>
      <w:r w:rsidR="00BC56FD" w:rsidRPr="00E62519">
        <w:rPr>
          <w:rFonts w:ascii="Calibri" w:eastAsia="Calibri" w:hAnsi="Calibri" w:cs="DINRoundPro"/>
          <w:i/>
          <w:sz w:val="24"/>
          <w:szCs w:val="24"/>
        </w:rPr>
        <w:t>.</w:t>
      </w:r>
      <w:r w:rsidRPr="00E62519">
        <w:rPr>
          <w:rFonts w:ascii="Calibri" w:eastAsia="Calibri" w:hAnsi="Calibri" w:cs="Times New Roman"/>
          <w:sz w:val="24"/>
          <w:szCs w:val="24"/>
        </w:rPr>
        <w:t xml:space="preserve"> </w:t>
      </w:r>
      <w:r w:rsidR="002D5953">
        <w:rPr>
          <w:rFonts w:ascii="Calibri" w:eastAsia="Calibri" w:hAnsi="Calibri" w:cs="Times New Roman"/>
          <w:sz w:val="24"/>
          <w:szCs w:val="24"/>
        </w:rPr>
        <w:t xml:space="preserve">Актуальный </w:t>
      </w:r>
      <w:r w:rsidRPr="00E62519">
        <w:rPr>
          <w:rFonts w:ascii="Calibri" w:eastAsia="Calibri" w:hAnsi="Calibri" w:cs="Times New Roman"/>
          <w:sz w:val="24"/>
          <w:szCs w:val="24"/>
        </w:rPr>
        <w:t>перечень товаров</w:t>
      </w:r>
      <w:r w:rsidR="0013637E">
        <w:rPr>
          <w:rFonts w:ascii="Calibri" w:eastAsia="Calibri" w:hAnsi="Calibri" w:cs="Times New Roman"/>
          <w:sz w:val="24"/>
          <w:szCs w:val="24"/>
        </w:rPr>
        <w:t>-спонсоров</w:t>
      </w:r>
      <w:r w:rsidRPr="00E62519">
        <w:rPr>
          <w:rFonts w:ascii="Calibri" w:eastAsia="Calibri" w:hAnsi="Calibri" w:cs="Times New Roman"/>
          <w:sz w:val="24"/>
          <w:szCs w:val="24"/>
        </w:rPr>
        <w:t xml:space="preserve"> опубликован на сайт</w:t>
      </w:r>
      <w:r w:rsidR="005D795E" w:rsidRPr="00E62519">
        <w:rPr>
          <w:rFonts w:ascii="Calibri" w:eastAsia="Calibri" w:hAnsi="Calibri" w:cs="Times New Roman"/>
          <w:sz w:val="24"/>
          <w:szCs w:val="24"/>
        </w:rPr>
        <w:t>ах</w:t>
      </w:r>
      <w:r w:rsidRPr="00E62519">
        <w:rPr>
          <w:rFonts w:ascii="Calibri" w:eastAsia="Calibri" w:hAnsi="Calibri" w:cs="Times New Roman"/>
          <w:sz w:val="24"/>
          <w:szCs w:val="24"/>
        </w:rPr>
        <w:t xml:space="preserve"> </w:t>
      </w:r>
      <w:hyperlink r:id="rId15" w:history="1">
        <w:r w:rsidR="00632EC1" w:rsidRPr="00E62519">
          <w:rPr>
            <w:rStyle w:val="a3"/>
            <w:rFonts w:ascii="Calibri" w:hAnsi="Calibri"/>
            <w:sz w:val="24"/>
            <w:szCs w:val="24"/>
          </w:rPr>
          <w:t>https://dixy.ru/</w:t>
        </w:r>
      </w:hyperlink>
      <w:r w:rsidR="00534C95">
        <w:rPr>
          <w:rStyle w:val="a3"/>
          <w:rFonts w:ascii="Calibri" w:hAnsi="Calibri"/>
          <w:sz w:val="24"/>
          <w:szCs w:val="24"/>
        </w:rPr>
        <w:t xml:space="preserve"> </w:t>
      </w:r>
      <w:r w:rsidR="00EA5FB8" w:rsidRPr="00E62519">
        <w:rPr>
          <w:rFonts w:ascii="Calibri" w:eastAsia="Calibri" w:hAnsi="Calibri" w:cs="DINRoundPro"/>
          <w:sz w:val="24"/>
          <w:szCs w:val="24"/>
        </w:rPr>
        <w:t xml:space="preserve">или </w:t>
      </w:r>
      <w:r w:rsidR="006C1E8A" w:rsidRPr="00E62519">
        <w:rPr>
          <w:rFonts w:ascii="Calibri" w:eastAsia="Calibri" w:hAnsi="Calibri" w:cs="DINRoundPro"/>
          <w:sz w:val="24"/>
          <w:szCs w:val="24"/>
        </w:rPr>
        <w:t xml:space="preserve">его можно </w:t>
      </w:r>
      <w:r w:rsidR="00A97256" w:rsidRPr="00E62519">
        <w:rPr>
          <w:rFonts w:ascii="Calibri" w:eastAsia="Calibri" w:hAnsi="Calibri" w:cs="DINRoundPro"/>
          <w:sz w:val="24"/>
          <w:szCs w:val="24"/>
        </w:rPr>
        <w:t xml:space="preserve">узнать у операторов </w:t>
      </w:r>
      <w:r w:rsidR="00EA5FB8" w:rsidRPr="00E62519">
        <w:rPr>
          <w:rFonts w:ascii="Calibri" w:eastAsia="Calibri" w:hAnsi="Calibri" w:cs="DINRoundPro"/>
          <w:sz w:val="24"/>
          <w:szCs w:val="24"/>
        </w:rPr>
        <w:t>Горячей линии: 8-800-333-02-01</w:t>
      </w:r>
      <w:r w:rsidR="001F7215" w:rsidRPr="00E62519">
        <w:rPr>
          <w:rFonts w:ascii="Calibri" w:eastAsia="Calibri" w:hAnsi="Calibri" w:cs="DINRoundPro"/>
          <w:sz w:val="24"/>
          <w:szCs w:val="24"/>
        </w:rPr>
        <w:t>.</w:t>
      </w:r>
    </w:p>
    <w:p w14:paraId="15BF41A8" w14:textId="77777777" w:rsidR="00286D40" w:rsidRPr="00E62519" w:rsidRDefault="00286D40" w:rsidP="00E62519">
      <w:pPr>
        <w:pStyle w:val="ae"/>
        <w:numPr>
          <w:ilvl w:val="0"/>
          <w:numId w:val="1"/>
        </w:numPr>
        <w:autoSpaceDE w:val="0"/>
        <w:autoSpaceDN w:val="0"/>
        <w:spacing w:after="0" w:line="240" w:lineRule="auto"/>
        <w:ind w:left="567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>Соберите всю коллекцию – 24 игрушки!</w:t>
      </w:r>
    </w:p>
    <w:p w14:paraId="6546751D" w14:textId="0FB07D61" w:rsidR="00286D40" w:rsidRPr="00E62519" w:rsidRDefault="00286D40" w:rsidP="00E62519">
      <w:pPr>
        <w:pStyle w:val="ae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>Хотите собрать коллекцию быст</w:t>
      </w:r>
      <w:r w:rsidR="002D5953">
        <w:rPr>
          <w:rFonts w:ascii="Calibri" w:eastAsia="Calibri" w:hAnsi="Calibri" w:cs="DINRoundPro"/>
          <w:sz w:val="24"/>
          <w:szCs w:val="24"/>
        </w:rPr>
        <w:t xml:space="preserve">рее всех? Вы можете приобрести </w:t>
      </w:r>
      <w:r w:rsidRPr="00E62519">
        <w:rPr>
          <w:rFonts w:ascii="Calibri" w:eastAsia="Calibri" w:hAnsi="Calibri" w:cs="DINRoundPro"/>
          <w:sz w:val="24"/>
          <w:szCs w:val="24"/>
        </w:rPr>
        <w:t>игрушку на кассе за 49 рублей без обязательного условия о минимальной цене чека и/или наличии в чеке товар</w:t>
      </w:r>
      <w:r w:rsidR="00E62519" w:rsidRPr="00E62519">
        <w:rPr>
          <w:rFonts w:ascii="Calibri" w:eastAsia="Calibri" w:hAnsi="Calibri" w:cs="DINRoundPro"/>
          <w:sz w:val="24"/>
          <w:szCs w:val="24"/>
        </w:rPr>
        <w:t>ов</w:t>
      </w:r>
      <w:r w:rsidR="0013637E">
        <w:rPr>
          <w:rFonts w:ascii="Calibri" w:eastAsia="Calibri" w:hAnsi="Calibri" w:cs="DINRoundPro"/>
          <w:sz w:val="24"/>
          <w:szCs w:val="24"/>
        </w:rPr>
        <w:t>-спонсоров</w:t>
      </w:r>
      <w:r w:rsidR="00B31987" w:rsidRPr="00E62519">
        <w:rPr>
          <w:rFonts w:ascii="Calibri" w:hAnsi="Calibri"/>
          <w:sz w:val="24"/>
          <w:szCs w:val="24"/>
        </w:rPr>
        <w:t xml:space="preserve">, участвующих в акции </w:t>
      </w:r>
      <w:r w:rsidR="00B31987" w:rsidRPr="00E62519">
        <w:rPr>
          <w:rFonts w:ascii="Calibri" w:eastAsia="Calibri" w:hAnsi="Calibri" w:cs="DINRoundPro"/>
          <w:i/>
          <w:sz w:val="24"/>
          <w:szCs w:val="24"/>
        </w:rPr>
        <w:t xml:space="preserve">с </w:t>
      </w:r>
      <w:r w:rsidR="002D5953">
        <w:rPr>
          <w:rFonts w:ascii="Calibri" w:eastAsia="Calibri" w:hAnsi="Calibri" w:cs="DINRoundPro"/>
          <w:sz w:val="24"/>
          <w:szCs w:val="24"/>
        </w:rPr>
        <w:t>01.11</w:t>
      </w:r>
      <w:r w:rsidR="002D5953" w:rsidRPr="002520A4">
        <w:rPr>
          <w:rFonts w:ascii="Calibri" w:eastAsia="Calibri" w:hAnsi="Calibri" w:cs="DINRoundPro"/>
          <w:sz w:val="24"/>
          <w:szCs w:val="24"/>
        </w:rPr>
        <w:t>.</w:t>
      </w:r>
      <w:r w:rsidR="00033BDD" w:rsidRPr="002520A4">
        <w:rPr>
          <w:rFonts w:ascii="Calibri" w:eastAsia="Calibri" w:hAnsi="Calibri" w:cs="DINRoundPro"/>
          <w:sz w:val="24"/>
          <w:szCs w:val="24"/>
        </w:rPr>
        <w:t>201</w:t>
      </w:r>
      <w:r w:rsidR="00033BDD">
        <w:rPr>
          <w:rFonts w:ascii="Calibri" w:eastAsia="Calibri" w:hAnsi="Calibri" w:cs="DINRoundPro"/>
          <w:sz w:val="24"/>
          <w:szCs w:val="24"/>
        </w:rPr>
        <w:t>9</w:t>
      </w:r>
      <w:r w:rsidR="00033BDD" w:rsidRPr="002520A4">
        <w:rPr>
          <w:rFonts w:ascii="Calibri" w:eastAsia="Calibri" w:hAnsi="Calibri" w:cs="DINRoundPro"/>
          <w:sz w:val="24"/>
          <w:szCs w:val="24"/>
        </w:rPr>
        <w:t xml:space="preserve"> </w:t>
      </w:r>
      <w:r w:rsidR="002D5953" w:rsidRPr="002520A4">
        <w:rPr>
          <w:rFonts w:ascii="Calibri" w:eastAsia="Calibri" w:hAnsi="Calibri" w:cs="DINRoundPro"/>
          <w:sz w:val="24"/>
          <w:szCs w:val="24"/>
        </w:rPr>
        <w:t xml:space="preserve">по </w:t>
      </w:r>
      <w:r w:rsidR="002D5953">
        <w:rPr>
          <w:rFonts w:ascii="Calibri" w:eastAsia="Calibri" w:hAnsi="Calibri" w:cs="DINRoundPro"/>
          <w:sz w:val="24"/>
          <w:szCs w:val="24"/>
        </w:rPr>
        <w:t>1</w:t>
      </w:r>
      <w:r w:rsidR="00033BDD">
        <w:rPr>
          <w:rFonts w:ascii="Calibri" w:eastAsia="Calibri" w:hAnsi="Calibri" w:cs="DINRoundPro"/>
          <w:sz w:val="24"/>
          <w:szCs w:val="24"/>
        </w:rPr>
        <w:t>5</w:t>
      </w:r>
      <w:r w:rsidR="002D5953">
        <w:rPr>
          <w:rFonts w:ascii="Calibri" w:eastAsia="Calibri" w:hAnsi="Calibri" w:cs="DINRoundPro"/>
          <w:sz w:val="24"/>
          <w:szCs w:val="24"/>
        </w:rPr>
        <w:t>.12</w:t>
      </w:r>
      <w:r w:rsidR="002D5953" w:rsidRPr="002520A4">
        <w:rPr>
          <w:rFonts w:ascii="Calibri" w:eastAsia="Calibri" w:hAnsi="Calibri" w:cs="DINRoundPro"/>
          <w:sz w:val="24"/>
          <w:szCs w:val="24"/>
        </w:rPr>
        <w:t>.</w:t>
      </w:r>
      <w:r w:rsidR="00033BDD" w:rsidRPr="002520A4">
        <w:rPr>
          <w:rFonts w:ascii="Calibri" w:eastAsia="Calibri" w:hAnsi="Calibri" w:cs="DINRoundPro"/>
          <w:sz w:val="24"/>
          <w:szCs w:val="24"/>
        </w:rPr>
        <w:t>201</w:t>
      </w:r>
      <w:r w:rsidR="00033BDD">
        <w:rPr>
          <w:rFonts w:ascii="Calibri" w:eastAsia="Calibri" w:hAnsi="Calibri" w:cs="DINRoundPro"/>
          <w:sz w:val="24"/>
          <w:szCs w:val="24"/>
        </w:rPr>
        <w:t xml:space="preserve">9 </w:t>
      </w:r>
      <w:r w:rsidR="00053758" w:rsidRPr="00E62519">
        <w:rPr>
          <w:rFonts w:ascii="Calibri" w:eastAsia="Calibri" w:hAnsi="Calibri" w:cs="DINRoundPro"/>
          <w:sz w:val="24"/>
          <w:szCs w:val="24"/>
        </w:rPr>
        <w:t xml:space="preserve">из списка, опубликованного </w:t>
      </w:r>
      <w:r w:rsidR="00053758" w:rsidRPr="00E62519">
        <w:rPr>
          <w:rFonts w:ascii="Calibri" w:eastAsia="Calibri" w:hAnsi="Calibri" w:cs="Times New Roman"/>
          <w:sz w:val="24"/>
          <w:szCs w:val="24"/>
        </w:rPr>
        <w:t xml:space="preserve">на сайтах </w:t>
      </w:r>
      <w:hyperlink r:id="rId16" w:history="1">
        <w:r w:rsidR="00632EC1" w:rsidRPr="00E62519">
          <w:rPr>
            <w:rStyle w:val="a3"/>
            <w:rFonts w:ascii="Calibri" w:hAnsi="Calibri"/>
            <w:sz w:val="24"/>
            <w:szCs w:val="24"/>
          </w:rPr>
          <w:t>https://dixy.ru/</w:t>
        </w:r>
      </w:hyperlink>
      <w:r w:rsidR="00534C95">
        <w:rPr>
          <w:rStyle w:val="a3"/>
          <w:rFonts w:ascii="Calibri" w:hAnsi="Calibri"/>
          <w:sz w:val="24"/>
          <w:szCs w:val="24"/>
        </w:rPr>
        <w:t>.</w:t>
      </w:r>
    </w:p>
    <w:p w14:paraId="5B07C462" w14:textId="77777777" w:rsidR="00286D40" w:rsidRPr="00E62519" w:rsidRDefault="00286D40" w:rsidP="00E6251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 xml:space="preserve">Коллекционируйте игрушки в стильный и яркий </w:t>
      </w:r>
      <w:r w:rsidR="00EF2AFB" w:rsidRPr="00E62519">
        <w:rPr>
          <w:rFonts w:ascii="Calibri" w:eastAsia="Calibri" w:hAnsi="Calibri" w:cs="DINRoundPro"/>
          <w:sz w:val="24"/>
          <w:szCs w:val="24"/>
        </w:rPr>
        <w:t>чемоданчик</w:t>
      </w:r>
      <w:r w:rsidRPr="00E62519">
        <w:rPr>
          <w:rFonts w:ascii="Calibri" w:eastAsia="Calibri" w:hAnsi="Calibri" w:cs="DINRoundPro"/>
          <w:sz w:val="24"/>
          <w:szCs w:val="24"/>
        </w:rPr>
        <w:t xml:space="preserve">, стоимостью </w:t>
      </w:r>
      <w:r w:rsidR="00A10462">
        <w:rPr>
          <w:rFonts w:ascii="Calibri" w:eastAsia="Calibri" w:hAnsi="Calibri" w:cs="DINRoundPro"/>
          <w:sz w:val="24"/>
          <w:szCs w:val="24"/>
        </w:rPr>
        <w:t>1</w:t>
      </w:r>
      <w:r w:rsidRPr="00E62519">
        <w:rPr>
          <w:rFonts w:ascii="Calibri" w:eastAsia="Calibri" w:hAnsi="Calibri" w:cs="DINRoundPro"/>
          <w:sz w:val="24"/>
          <w:szCs w:val="24"/>
        </w:rPr>
        <w:t xml:space="preserve">99 рублей. </w:t>
      </w:r>
      <w:r w:rsidR="00DB5B99" w:rsidRPr="00E62519">
        <w:rPr>
          <w:rFonts w:ascii="Calibri" w:eastAsia="Calibri" w:hAnsi="Calibri" w:cs="DINRoundPro"/>
          <w:sz w:val="24"/>
          <w:szCs w:val="24"/>
        </w:rPr>
        <w:t xml:space="preserve">Его можно приобрести у кассиров. Количество </w:t>
      </w:r>
      <w:r w:rsidR="00EF2AFB" w:rsidRPr="00E62519">
        <w:rPr>
          <w:rFonts w:ascii="Calibri" w:eastAsia="Calibri" w:hAnsi="Calibri" w:cs="DINRoundPro"/>
          <w:sz w:val="24"/>
          <w:szCs w:val="24"/>
        </w:rPr>
        <w:t>чемоданчиков</w:t>
      </w:r>
      <w:r w:rsidR="00DB5B99" w:rsidRPr="00E62519">
        <w:rPr>
          <w:rFonts w:ascii="Calibri" w:eastAsia="Calibri" w:hAnsi="Calibri" w:cs="DINRoundPro"/>
          <w:sz w:val="24"/>
          <w:szCs w:val="24"/>
        </w:rPr>
        <w:t xml:space="preserve"> ограничено.</w:t>
      </w:r>
    </w:p>
    <w:p w14:paraId="5405BE30" w14:textId="182103AF" w:rsidR="00286D40" w:rsidRPr="0013637E" w:rsidRDefault="00286D40" w:rsidP="0013637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 xml:space="preserve">В течение всего периода акции можно </w:t>
      </w:r>
      <w:r w:rsidR="008817F6" w:rsidRPr="00E62519">
        <w:rPr>
          <w:rFonts w:ascii="Calibri" w:eastAsia="Calibri" w:hAnsi="Calibri" w:cs="DINRoundPro"/>
          <w:sz w:val="24"/>
          <w:szCs w:val="24"/>
        </w:rPr>
        <w:t>приобрести</w:t>
      </w:r>
      <w:r w:rsidRPr="00E62519">
        <w:rPr>
          <w:rFonts w:ascii="Calibri" w:eastAsia="Calibri" w:hAnsi="Calibri" w:cs="DINRoundPro"/>
          <w:sz w:val="24"/>
          <w:szCs w:val="24"/>
        </w:rPr>
        <w:t xml:space="preserve"> неограниченное количество игрушек.</w:t>
      </w:r>
      <w:r w:rsidR="0013637E">
        <w:rPr>
          <w:rFonts w:ascii="Calibri" w:eastAsia="Calibri" w:hAnsi="Calibri" w:cs="DINRoundPro"/>
          <w:sz w:val="24"/>
          <w:szCs w:val="24"/>
        </w:rPr>
        <w:t xml:space="preserve"> </w:t>
      </w:r>
      <w:r w:rsidR="0013637E" w:rsidRPr="00E62519">
        <w:rPr>
          <w:rFonts w:ascii="Calibri" w:eastAsia="Calibri" w:hAnsi="Calibri" w:cs="DINRoundPro"/>
          <w:sz w:val="24"/>
          <w:szCs w:val="24"/>
        </w:rPr>
        <w:t>Количество игрушек за один чек не более 40 штук.</w:t>
      </w:r>
    </w:p>
    <w:p w14:paraId="7B5E286D" w14:textId="001B8CFC" w:rsidR="00286D40" w:rsidRPr="00E62519" w:rsidRDefault="00286D40" w:rsidP="00E6251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 xml:space="preserve">Количество игрушек рассчитывается исходя из суммы чека </w:t>
      </w:r>
      <w:r w:rsidR="00EF2CED" w:rsidRPr="00E62519">
        <w:rPr>
          <w:rFonts w:ascii="Calibri" w:eastAsia="Calibri" w:hAnsi="Calibri" w:cs="DINRoundPro"/>
          <w:sz w:val="24"/>
          <w:szCs w:val="24"/>
        </w:rPr>
        <w:t>после предоставления всех скидок</w:t>
      </w:r>
      <w:r w:rsidRPr="00E62519">
        <w:rPr>
          <w:rFonts w:ascii="Calibri" w:eastAsia="Calibri" w:hAnsi="Calibri" w:cs="DINRoundPro"/>
          <w:sz w:val="24"/>
          <w:szCs w:val="24"/>
        </w:rPr>
        <w:t xml:space="preserve"> по другим акциям.</w:t>
      </w:r>
    </w:p>
    <w:p w14:paraId="076858EA" w14:textId="15BD758F" w:rsidR="00286D40" w:rsidRPr="00E62519" w:rsidRDefault="00286D40" w:rsidP="00E6251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DINRoundPro"/>
          <w:sz w:val="24"/>
          <w:szCs w:val="24"/>
        </w:rPr>
      </w:pPr>
      <w:r w:rsidRPr="00E62519">
        <w:rPr>
          <w:rFonts w:ascii="Calibri" w:eastAsia="Calibri" w:hAnsi="Calibri" w:cs="DINRoundPro"/>
          <w:sz w:val="24"/>
          <w:szCs w:val="24"/>
        </w:rPr>
        <w:t xml:space="preserve">Количество </w:t>
      </w:r>
      <w:r w:rsidR="00C069E5">
        <w:rPr>
          <w:rFonts w:ascii="Calibri" w:eastAsia="Calibri" w:hAnsi="Calibri" w:cs="DINRoundPro"/>
          <w:sz w:val="24"/>
          <w:szCs w:val="24"/>
        </w:rPr>
        <w:t xml:space="preserve">игрушек и </w:t>
      </w:r>
      <w:r w:rsidR="00E108B1">
        <w:rPr>
          <w:rFonts w:ascii="Calibri" w:eastAsia="Calibri" w:hAnsi="Calibri" w:cs="DINRoundPro"/>
          <w:sz w:val="24"/>
          <w:szCs w:val="24"/>
        </w:rPr>
        <w:t xml:space="preserve">акционного товара </w:t>
      </w:r>
      <w:r w:rsidRPr="00E62519">
        <w:rPr>
          <w:rFonts w:ascii="Calibri" w:eastAsia="Calibri" w:hAnsi="Calibri" w:cs="DINRoundPro"/>
          <w:sz w:val="24"/>
          <w:szCs w:val="24"/>
        </w:rPr>
        <w:t>ограничено.</w:t>
      </w:r>
      <w:r w:rsidR="00E62519"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Pr="00E62519">
        <w:rPr>
          <w:rFonts w:ascii="Calibri" w:eastAsia="Calibri" w:hAnsi="Calibri" w:cs="DINRoundPro"/>
          <w:sz w:val="24"/>
          <w:szCs w:val="24"/>
        </w:rPr>
        <w:t xml:space="preserve">Акция проходит с </w:t>
      </w:r>
      <w:r w:rsidR="002D5953">
        <w:rPr>
          <w:rFonts w:ascii="Calibri" w:eastAsia="Calibri" w:hAnsi="Calibri" w:cs="DINRoundPro"/>
          <w:sz w:val="24"/>
          <w:szCs w:val="24"/>
        </w:rPr>
        <w:t>1 ноября</w:t>
      </w:r>
      <w:r w:rsidR="00E04D84"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="006A7F1B" w:rsidRPr="00E62519">
        <w:rPr>
          <w:rFonts w:ascii="Calibri" w:eastAsia="Calibri" w:hAnsi="Calibri" w:cs="DINRoundPro"/>
          <w:sz w:val="24"/>
          <w:szCs w:val="24"/>
        </w:rPr>
        <w:t>201</w:t>
      </w:r>
      <w:r w:rsidR="006A7F1B">
        <w:rPr>
          <w:rFonts w:ascii="Calibri" w:eastAsia="Calibri" w:hAnsi="Calibri" w:cs="DINRoundPro"/>
          <w:sz w:val="24"/>
          <w:szCs w:val="24"/>
        </w:rPr>
        <w:t>9</w:t>
      </w:r>
      <w:r w:rsidR="006A7F1B"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Pr="00E62519">
        <w:rPr>
          <w:rFonts w:ascii="Calibri" w:eastAsia="Calibri" w:hAnsi="Calibri" w:cs="DINRoundPro"/>
          <w:sz w:val="24"/>
          <w:szCs w:val="24"/>
        </w:rPr>
        <w:t xml:space="preserve">года по </w:t>
      </w:r>
      <w:r w:rsidR="002D5953">
        <w:rPr>
          <w:rFonts w:ascii="Calibri" w:eastAsia="Calibri" w:hAnsi="Calibri" w:cs="DINRoundPro"/>
          <w:sz w:val="24"/>
          <w:szCs w:val="24"/>
        </w:rPr>
        <w:t>1</w:t>
      </w:r>
      <w:r w:rsidR="006A7F1B">
        <w:rPr>
          <w:rFonts w:ascii="Calibri" w:eastAsia="Calibri" w:hAnsi="Calibri" w:cs="DINRoundPro"/>
          <w:sz w:val="24"/>
          <w:szCs w:val="24"/>
        </w:rPr>
        <w:t>5</w:t>
      </w:r>
      <w:r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="002D5953">
        <w:rPr>
          <w:rFonts w:ascii="Calibri" w:eastAsia="Calibri" w:hAnsi="Calibri" w:cs="DINRoundPro"/>
          <w:sz w:val="24"/>
          <w:szCs w:val="24"/>
        </w:rPr>
        <w:t xml:space="preserve">декабря </w:t>
      </w:r>
      <w:r w:rsidR="006A7F1B" w:rsidRPr="00E62519">
        <w:rPr>
          <w:rFonts w:ascii="Calibri" w:eastAsia="Calibri" w:hAnsi="Calibri" w:cs="DINRoundPro"/>
          <w:sz w:val="24"/>
          <w:szCs w:val="24"/>
        </w:rPr>
        <w:t>201</w:t>
      </w:r>
      <w:r w:rsidR="006A7F1B">
        <w:rPr>
          <w:rFonts w:ascii="Calibri" w:eastAsia="Calibri" w:hAnsi="Calibri" w:cs="DINRoundPro"/>
          <w:sz w:val="24"/>
          <w:szCs w:val="24"/>
        </w:rPr>
        <w:t>9</w:t>
      </w:r>
      <w:r w:rsidR="006A7F1B" w:rsidRPr="00E62519">
        <w:rPr>
          <w:rFonts w:ascii="Calibri" w:eastAsia="Calibri" w:hAnsi="Calibri" w:cs="DINRoundPro"/>
          <w:sz w:val="24"/>
          <w:szCs w:val="24"/>
        </w:rPr>
        <w:t xml:space="preserve"> </w:t>
      </w:r>
      <w:r w:rsidRPr="00E62519">
        <w:rPr>
          <w:rFonts w:ascii="Calibri" w:eastAsia="Calibri" w:hAnsi="Calibri" w:cs="DINRoundPro"/>
          <w:sz w:val="24"/>
          <w:szCs w:val="24"/>
        </w:rPr>
        <w:t>года включительно.</w:t>
      </w:r>
      <w:r w:rsidR="00DB5B99" w:rsidRPr="00E62519">
        <w:rPr>
          <w:rFonts w:ascii="Calibri" w:eastAsia="Calibri" w:hAnsi="Calibri" w:cs="DINRoundPro"/>
          <w:sz w:val="24"/>
          <w:szCs w:val="24"/>
        </w:rPr>
        <w:t xml:space="preserve"> Организатором акции является "</w:t>
      </w:r>
      <w:r w:rsidR="002D5953">
        <w:rPr>
          <w:sz w:val="24"/>
          <w:szCs w:val="24"/>
        </w:rPr>
        <w:t>Д</w:t>
      </w:r>
      <w:r w:rsidR="00923FB1">
        <w:rPr>
          <w:sz w:val="24"/>
          <w:szCs w:val="24"/>
        </w:rPr>
        <w:t>ИКСИ</w:t>
      </w:r>
      <w:r w:rsidR="002D5953">
        <w:rPr>
          <w:sz w:val="24"/>
          <w:szCs w:val="24"/>
        </w:rPr>
        <w:t xml:space="preserve"> Юг"</w:t>
      </w:r>
      <w:r w:rsidR="00E62519" w:rsidRPr="00E62519">
        <w:rPr>
          <w:rFonts w:ascii="Calibri" w:eastAsia="Calibri" w:hAnsi="Calibri" w:cs="DINRoundPro"/>
          <w:sz w:val="24"/>
          <w:szCs w:val="24"/>
        </w:rPr>
        <w:t xml:space="preserve">. </w:t>
      </w:r>
      <w:r w:rsidR="002D5953">
        <w:t xml:space="preserve">Юр. Адрес: </w:t>
      </w:r>
      <w:r w:rsidR="002D5953" w:rsidRPr="00B825F5">
        <w:t>Россия, 142119, Моск</w:t>
      </w:r>
      <w:r w:rsidR="002D5953">
        <w:t>ов</w:t>
      </w:r>
      <w:r w:rsidR="002D5953" w:rsidRPr="00B825F5">
        <w:t>ская область</w:t>
      </w:r>
      <w:r w:rsidR="002D5953">
        <w:t xml:space="preserve">, </w:t>
      </w:r>
      <w:ins w:id="1" w:author="Мазевич Марина Герасимовна" w:date="2019-06-26T16:17:00Z">
        <w:r w:rsidR="002F4E6D">
          <w:t>г</w:t>
        </w:r>
      </w:ins>
      <w:del w:id="2" w:author="Мазевич Марина Герасимовна" w:date="2019-06-26T16:17:00Z">
        <w:r w:rsidR="002D5953" w:rsidRPr="00B825F5" w:rsidDel="002F4E6D">
          <w:delText>Г</w:delText>
        </w:r>
      </w:del>
      <w:r w:rsidR="002D5953" w:rsidRPr="00B825F5">
        <w:t xml:space="preserve">. </w:t>
      </w:r>
      <w:r w:rsidR="002D5953">
        <w:t>Подольск, ул. Юбилейная, д. 32А</w:t>
      </w:r>
      <w:r w:rsidR="002D5953" w:rsidRPr="00E62519">
        <w:rPr>
          <w:rFonts w:ascii="Calibri" w:eastAsia="Calibri" w:hAnsi="Calibri" w:cs="DINRoundPro"/>
          <w:sz w:val="24"/>
          <w:szCs w:val="24"/>
        </w:rPr>
        <w:t xml:space="preserve"> </w:t>
      </w:r>
    </w:p>
    <w:p w14:paraId="4927B883" w14:textId="77777777" w:rsidR="00286D40" w:rsidRPr="00E62519" w:rsidRDefault="00286D40" w:rsidP="00E62519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DINRoundPro"/>
          <w:sz w:val="24"/>
          <w:szCs w:val="24"/>
        </w:rPr>
      </w:pPr>
    </w:p>
    <w:p w14:paraId="13DE5993" w14:textId="4440191F" w:rsidR="00AC2E77" w:rsidRPr="00E62519" w:rsidRDefault="00AC2E77" w:rsidP="00E62519">
      <w:pPr>
        <w:autoSpaceDE w:val="0"/>
        <w:autoSpaceDN w:val="0"/>
        <w:spacing w:after="0" w:line="240" w:lineRule="auto"/>
        <w:jc w:val="both"/>
        <w:rPr>
          <w:rFonts w:ascii="Calibri" w:hAnsi="Calibri"/>
          <w:sz w:val="24"/>
          <w:szCs w:val="24"/>
        </w:rPr>
      </w:pPr>
      <w:r w:rsidRPr="00E62519">
        <w:rPr>
          <w:rFonts w:ascii="Calibri" w:eastAsia="Calibri" w:hAnsi="Calibri" w:cs="DINRoundPro"/>
          <w:i/>
          <w:sz w:val="24"/>
          <w:szCs w:val="24"/>
        </w:rPr>
        <w:t>Организатор акции оставляет за собой право изменить срок</w:t>
      </w:r>
      <w:r w:rsidR="005B3043" w:rsidRPr="00E62519">
        <w:rPr>
          <w:rFonts w:ascii="Calibri" w:eastAsia="Calibri" w:hAnsi="Calibri" w:cs="DINRoundPro"/>
          <w:i/>
          <w:sz w:val="24"/>
          <w:szCs w:val="24"/>
        </w:rPr>
        <w:t xml:space="preserve"> </w:t>
      </w:r>
      <w:r w:rsidR="005B3043" w:rsidRPr="00C16E4E">
        <w:rPr>
          <w:rFonts w:ascii="Calibri" w:eastAsia="Calibri" w:hAnsi="Calibri" w:cs="DINRoundPro"/>
          <w:i/>
          <w:sz w:val="24"/>
          <w:szCs w:val="24"/>
        </w:rPr>
        <w:t>и механику</w:t>
      </w:r>
      <w:r w:rsidRPr="00C16E4E">
        <w:rPr>
          <w:rFonts w:ascii="Calibri" w:eastAsia="Calibri" w:hAnsi="Calibri" w:cs="DINRoundPro"/>
          <w:i/>
          <w:sz w:val="24"/>
          <w:szCs w:val="24"/>
        </w:rPr>
        <w:t xml:space="preserve"> акции</w:t>
      </w:r>
      <w:r w:rsidR="00DB5B99" w:rsidRPr="00C16E4E">
        <w:rPr>
          <w:rFonts w:ascii="Calibri" w:eastAsia="Calibri" w:hAnsi="Calibri" w:cs="DINRoundPro"/>
          <w:i/>
          <w:sz w:val="24"/>
          <w:szCs w:val="24"/>
        </w:rPr>
        <w:t>.</w:t>
      </w:r>
      <w:r w:rsidRPr="00E62519">
        <w:rPr>
          <w:rFonts w:ascii="Calibri" w:eastAsia="Calibri" w:hAnsi="Calibri" w:cs="DINRoundPro"/>
          <w:i/>
          <w:sz w:val="24"/>
          <w:szCs w:val="24"/>
        </w:rPr>
        <w:t xml:space="preserve"> В период проведения акции не гарантируется наличие акционного товара в каждом магазине. В случае</w:t>
      </w:r>
      <w:r w:rsidR="005B3043" w:rsidRPr="00E62519">
        <w:rPr>
          <w:rFonts w:ascii="Calibri" w:eastAsia="Calibri" w:hAnsi="Calibri" w:cs="DINRoundPro"/>
          <w:i/>
          <w:sz w:val="24"/>
          <w:szCs w:val="24"/>
        </w:rPr>
        <w:t>,</w:t>
      </w:r>
      <w:r w:rsidRPr="00E62519">
        <w:rPr>
          <w:rFonts w:ascii="Calibri" w:eastAsia="Calibri" w:hAnsi="Calibri" w:cs="DINRoundPro"/>
          <w:i/>
          <w:sz w:val="24"/>
          <w:szCs w:val="24"/>
        </w:rPr>
        <w:t xml:space="preserve"> если запас акционного товара в месте его продажи подошел к концу, акция в отношении данного товара прекращается досрочно. </w:t>
      </w:r>
      <w:r w:rsidR="00E108B1">
        <w:rPr>
          <w:rFonts w:ascii="Calibri" w:eastAsia="Calibri" w:hAnsi="Calibri" w:cs="DINRoundPro"/>
          <w:i/>
          <w:sz w:val="24"/>
          <w:szCs w:val="24"/>
        </w:rPr>
        <w:t xml:space="preserve">Акционные товары </w:t>
      </w:r>
      <w:r w:rsidR="00AB017C" w:rsidRPr="00E62519">
        <w:rPr>
          <w:rFonts w:ascii="Calibri" w:eastAsia="Calibri" w:hAnsi="Calibri" w:cs="DINRoundPro"/>
          <w:i/>
          <w:sz w:val="24"/>
          <w:szCs w:val="24"/>
        </w:rPr>
        <w:t>мо</w:t>
      </w:r>
      <w:r w:rsidR="00AB017C">
        <w:rPr>
          <w:rFonts w:ascii="Calibri" w:eastAsia="Calibri" w:hAnsi="Calibri" w:cs="DINRoundPro"/>
          <w:i/>
          <w:sz w:val="24"/>
          <w:szCs w:val="24"/>
        </w:rPr>
        <w:t>гут</w:t>
      </w:r>
      <w:r w:rsidR="00AB017C" w:rsidRPr="00E62519">
        <w:rPr>
          <w:rFonts w:ascii="Calibri" w:eastAsia="Calibri" w:hAnsi="Calibri" w:cs="DINRoundPro"/>
          <w:i/>
          <w:sz w:val="24"/>
          <w:szCs w:val="24"/>
        </w:rPr>
        <w:t xml:space="preserve"> </w:t>
      </w:r>
      <w:r w:rsidRPr="00E62519">
        <w:rPr>
          <w:rFonts w:ascii="Calibri" w:eastAsia="Calibri" w:hAnsi="Calibri" w:cs="DINRoundPro"/>
          <w:i/>
          <w:sz w:val="24"/>
          <w:szCs w:val="24"/>
        </w:rPr>
        <w:t xml:space="preserve">отличаться по внешнему виду и техническим характеристикам от изображений в рекламе. Подробности проведения акции, информацию об организаторе акции, правила ее </w:t>
      </w:r>
      <w:r w:rsidRPr="00E62519">
        <w:rPr>
          <w:rFonts w:ascii="Calibri" w:eastAsia="Calibri" w:hAnsi="Calibri" w:cs="DINRoundPro"/>
          <w:i/>
          <w:sz w:val="24"/>
          <w:szCs w:val="24"/>
        </w:rPr>
        <w:lastRenderedPageBreak/>
        <w:t xml:space="preserve">проведения, сроки, адреса, порядок получения </w:t>
      </w:r>
      <w:commentRangeStart w:id="3"/>
      <w:commentRangeStart w:id="4"/>
      <w:del w:id="5" w:author="Мазевич Марина Герасимовна" w:date="2019-06-26T16:17:00Z">
        <w:r w:rsidR="003E5CC0" w:rsidDel="002F4E6D">
          <w:rPr>
            <w:rFonts w:ascii="Calibri" w:eastAsia="Calibri" w:hAnsi="Calibri" w:cs="DINRoundPro"/>
            <w:i/>
            <w:sz w:val="24"/>
            <w:szCs w:val="24"/>
          </w:rPr>
          <w:delText>акционного товара</w:delText>
        </w:r>
      </w:del>
      <w:ins w:id="6" w:author="Мазевич Марина Герасимовна" w:date="2019-06-26T16:17:00Z">
        <w:r w:rsidR="002F4E6D">
          <w:rPr>
            <w:rFonts w:ascii="Calibri" w:eastAsia="Calibri" w:hAnsi="Calibri" w:cs="DINRoundPro"/>
            <w:i/>
            <w:sz w:val="24"/>
            <w:szCs w:val="24"/>
          </w:rPr>
          <w:t>игрушек</w:t>
        </w:r>
      </w:ins>
      <w:r w:rsidR="003E5CC0">
        <w:rPr>
          <w:rFonts w:ascii="Calibri" w:eastAsia="Calibri" w:hAnsi="Calibri" w:cs="DINRoundPro"/>
          <w:i/>
          <w:sz w:val="24"/>
          <w:szCs w:val="24"/>
        </w:rPr>
        <w:t xml:space="preserve"> </w:t>
      </w:r>
      <w:commentRangeEnd w:id="3"/>
      <w:r w:rsidR="00C069E5">
        <w:rPr>
          <w:rStyle w:val="a4"/>
        </w:rPr>
        <w:commentReference w:id="3"/>
      </w:r>
      <w:commentRangeEnd w:id="4"/>
      <w:r w:rsidR="002F4E6D">
        <w:rPr>
          <w:rStyle w:val="a4"/>
        </w:rPr>
        <w:commentReference w:id="4"/>
      </w:r>
      <w:r w:rsidRPr="00E62519">
        <w:rPr>
          <w:rFonts w:ascii="Calibri" w:eastAsia="Calibri" w:hAnsi="Calibri" w:cs="DINRoundPro"/>
          <w:i/>
          <w:sz w:val="24"/>
          <w:szCs w:val="24"/>
        </w:rPr>
        <w:t xml:space="preserve">можете узнать по телефону горячей линии: 8-800-333-02-01 или на нашем сайте </w:t>
      </w:r>
      <w:r w:rsidR="00632EC1" w:rsidRPr="00534C95">
        <w:rPr>
          <w:rStyle w:val="a3"/>
          <w:rFonts w:ascii="Calibri" w:hAnsi="Calibri"/>
          <w:sz w:val="24"/>
          <w:szCs w:val="24"/>
        </w:rPr>
        <w:t>https://dixy.ru/</w:t>
      </w:r>
      <w:r w:rsidR="00534C95">
        <w:rPr>
          <w:rFonts w:ascii="Calibri" w:hAnsi="Calibri"/>
          <w:sz w:val="24"/>
          <w:szCs w:val="24"/>
        </w:rPr>
        <w:t>.</w:t>
      </w:r>
    </w:p>
    <w:p w14:paraId="541F2A07" w14:textId="7DD624DD" w:rsidR="00AC2E77" w:rsidRDefault="00AC2E77" w:rsidP="00E62519">
      <w:pPr>
        <w:autoSpaceDE w:val="0"/>
        <w:autoSpaceDN w:val="0"/>
        <w:spacing w:after="0" w:line="240" w:lineRule="auto"/>
        <w:jc w:val="both"/>
        <w:rPr>
          <w:rFonts w:ascii="Calibri" w:eastAsia="Calibri" w:hAnsi="Calibri" w:cs="DINRoundPro"/>
          <w:i/>
          <w:sz w:val="24"/>
          <w:szCs w:val="24"/>
        </w:rPr>
      </w:pPr>
      <w:r w:rsidRPr="00E62519">
        <w:rPr>
          <w:rFonts w:ascii="Calibri" w:eastAsia="Calibri" w:hAnsi="Calibri" w:cs="DINRoundPro"/>
          <w:i/>
          <w:sz w:val="24"/>
          <w:szCs w:val="24"/>
        </w:rPr>
        <w:t>Акция проходит во всех магазинах «ДИКСИ», ко</w:t>
      </w:r>
      <w:r w:rsidR="0086193C" w:rsidRPr="00E62519">
        <w:rPr>
          <w:rFonts w:ascii="Calibri" w:eastAsia="Calibri" w:hAnsi="Calibri" w:cs="DINRoundPro"/>
          <w:i/>
          <w:sz w:val="24"/>
          <w:szCs w:val="24"/>
        </w:rPr>
        <w:t xml:space="preserve">торые будут открыты до </w:t>
      </w:r>
      <w:r w:rsidR="006A7F1B">
        <w:rPr>
          <w:rFonts w:ascii="Calibri" w:eastAsia="Calibri" w:hAnsi="Calibri" w:cs="DINRoundPro"/>
          <w:i/>
          <w:sz w:val="24"/>
          <w:szCs w:val="24"/>
        </w:rPr>
        <w:t>15</w:t>
      </w:r>
      <w:r w:rsidR="006A7F1B" w:rsidRPr="00E62519">
        <w:rPr>
          <w:rFonts w:ascii="Calibri" w:eastAsia="Calibri" w:hAnsi="Calibri" w:cs="DINRoundPro"/>
          <w:i/>
          <w:sz w:val="24"/>
          <w:szCs w:val="24"/>
        </w:rPr>
        <w:t xml:space="preserve"> </w:t>
      </w:r>
      <w:r w:rsidR="006A7F1B">
        <w:rPr>
          <w:rFonts w:ascii="Calibri" w:eastAsia="Calibri" w:hAnsi="Calibri" w:cs="DINRoundPro"/>
          <w:i/>
          <w:sz w:val="24"/>
          <w:szCs w:val="24"/>
        </w:rPr>
        <w:t>декабря</w:t>
      </w:r>
      <w:r w:rsidR="006A7F1B" w:rsidRPr="00E62519">
        <w:rPr>
          <w:rFonts w:ascii="Calibri" w:eastAsia="Calibri" w:hAnsi="Calibri" w:cs="DINRoundPro"/>
          <w:i/>
          <w:sz w:val="24"/>
          <w:szCs w:val="24"/>
        </w:rPr>
        <w:t>201</w:t>
      </w:r>
      <w:r w:rsidR="006A7F1B">
        <w:rPr>
          <w:rFonts w:ascii="Calibri" w:eastAsia="Calibri" w:hAnsi="Calibri" w:cs="DINRoundPro"/>
          <w:i/>
          <w:sz w:val="24"/>
          <w:szCs w:val="24"/>
        </w:rPr>
        <w:t>9</w:t>
      </w:r>
      <w:r w:rsidR="006A7F1B" w:rsidRPr="00E62519">
        <w:rPr>
          <w:rFonts w:ascii="Calibri" w:eastAsia="Calibri" w:hAnsi="Calibri" w:cs="DINRoundPro"/>
          <w:i/>
          <w:sz w:val="24"/>
          <w:szCs w:val="24"/>
        </w:rPr>
        <w:t xml:space="preserve"> </w:t>
      </w:r>
      <w:r w:rsidRPr="00E62519">
        <w:rPr>
          <w:rFonts w:ascii="Calibri" w:eastAsia="Calibri" w:hAnsi="Calibri" w:cs="DINRoundPro"/>
          <w:i/>
          <w:sz w:val="24"/>
          <w:szCs w:val="24"/>
        </w:rPr>
        <w:t>года включительно.</w:t>
      </w:r>
    </w:p>
    <w:p w14:paraId="4A9C2F46" w14:textId="77777777" w:rsidR="00A96F77" w:rsidRDefault="00A96F77" w:rsidP="00E62519">
      <w:pPr>
        <w:autoSpaceDE w:val="0"/>
        <w:autoSpaceDN w:val="0"/>
        <w:spacing w:after="0" w:line="240" w:lineRule="auto"/>
        <w:jc w:val="both"/>
        <w:rPr>
          <w:rFonts w:ascii="Calibri" w:eastAsia="Calibri" w:hAnsi="Calibri" w:cs="DINRoundPro"/>
          <w:i/>
          <w:sz w:val="24"/>
          <w:szCs w:val="24"/>
        </w:rPr>
      </w:pPr>
    </w:p>
    <w:p w14:paraId="5AF9682B" w14:textId="77777777" w:rsidR="00286D40" w:rsidRPr="00AC2E77" w:rsidRDefault="00286D40" w:rsidP="00286D4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DINRoundPro"/>
          <w:i/>
          <w:sz w:val="24"/>
          <w:szCs w:val="24"/>
        </w:rPr>
      </w:pPr>
    </w:p>
    <w:p w14:paraId="2D1E1AA8" w14:textId="77777777" w:rsidR="00672ACE" w:rsidRPr="00255406" w:rsidRDefault="00672ACE" w:rsidP="0069299D">
      <w:pPr>
        <w:autoSpaceDE w:val="0"/>
        <w:autoSpaceDN w:val="0"/>
        <w:spacing w:after="0" w:line="240" w:lineRule="auto"/>
      </w:pPr>
    </w:p>
    <w:sectPr w:rsidR="00672ACE" w:rsidRPr="0025540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" w:author="Шипилова Екатерина Николаевна" w:date="2019-06-25T07:43:00Z" w:initials="ШЕН">
    <w:p w14:paraId="36DDB178" w14:textId="061FCA91" w:rsidR="00C069E5" w:rsidRDefault="00C069E5">
      <w:pPr>
        <w:pStyle w:val="a5"/>
      </w:pPr>
      <w:r>
        <w:rPr>
          <w:rStyle w:val="a4"/>
        </w:rPr>
        <w:annotationRef/>
      </w:r>
      <w:r>
        <w:t>Марина, наверно тут получение игрушек? Мы же игрушки будем выдавать.</w:t>
      </w:r>
    </w:p>
  </w:comment>
  <w:comment w:id="4" w:author="Мазевич Марина Герасимовна" w:date="2019-06-26T16:17:00Z" w:initials="ММГ">
    <w:p w14:paraId="6A109C91" w14:textId="50B2BE9F" w:rsidR="002F4E6D" w:rsidRDefault="002F4E6D">
      <w:pPr>
        <w:pStyle w:val="a5"/>
      </w:pPr>
      <w:r>
        <w:rPr>
          <w:rStyle w:val="a4"/>
        </w:rPr>
        <w:annotationRef/>
      </w:r>
      <w:r>
        <w:t>Исправлено.</w:t>
      </w:r>
      <w:bookmarkStart w:id="7" w:name="_GoBack"/>
      <w:bookmarkEnd w:id="7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6DDB178" w15:done="0"/>
  <w15:commentEx w15:paraId="6A109C91" w15:paraIdParent="36DDB17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441A807" w16cid:durableId="1F294F7C"/>
  <w16cid:commentId w16cid:paraId="45CA4F54" w16cid:durableId="1F294FC1"/>
  <w16cid:commentId w16cid:paraId="6AD4DED9" w16cid:durableId="1F2950BF"/>
  <w16cid:commentId w16cid:paraId="279CB98D" w16cid:durableId="1F29515B"/>
  <w16cid:commentId w16cid:paraId="019655F0" w16cid:durableId="1F295172"/>
  <w16cid:commentId w16cid:paraId="3BB889AF" w16cid:durableId="1F295197"/>
  <w16cid:commentId w16cid:paraId="75131571" w16cid:durableId="1F2951E5"/>
  <w16cid:commentId w16cid:paraId="1D856AA3" w16cid:durableId="1F2951F1"/>
  <w16cid:commentId w16cid:paraId="0CBA41CC" w16cid:durableId="1F29521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2DF5A" w14:textId="77777777" w:rsidR="005861FD" w:rsidRDefault="005861FD" w:rsidP="00172379">
      <w:pPr>
        <w:spacing w:after="0" w:line="240" w:lineRule="auto"/>
      </w:pPr>
      <w:r>
        <w:separator/>
      </w:r>
    </w:p>
  </w:endnote>
  <w:endnote w:type="continuationSeparator" w:id="0">
    <w:p w14:paraId="22537550" w14:textId="77777777" w:rsidR="005861FD" w:rsidRDefault="005861FD" w:rsidP="00172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INRoundPro">
    <w:panose1 w:val="00000000000000000000"/>
    <w:charset w:val="00"/>
    <w:family w:val="swiss"/>
    <w:notTrueType/>
    <w:pitch w:val="variable"/>
    <w:sig w:usb0="A00002BF" w:usb1="4000207B" w:usb2="00000000" w:usb3="00000000" w:csb0="000000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0BACE6" w14:textId="77777777" w:rsidR="005861FD" w:rsidRDefault="005861FD" w:rsidP="00172379">
      <w:pPr>
        <w:spacing w:after="0" w:line="240" w:lineRule="auto"/>
      </w:pPr>
      <w:r>
        <w:separator/>
      </w:r>
    </w:p>
  </w:footnote>
  <w:footnote w:type="continuationSeparator" w:id="0">
    <w:p w14:paraId="399D4927" w14:textId="77777777" w:rsidR="005861FD" w:rsidRDefault="005861FD" w:rsidP="00172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C4F"/>
    <w:multiLevelType w:val="hybridMultilevel"/>
    <w:tmpl w:val="8A5693F0"/>
    <w:lvl w:ilvl="0" w:tplc="A03C8A8C">
      <w:start w:val="5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C2FF7"/>
    <w:multiLevelType w:val="hybridMultilevel"/>
    <w:tmpl w:val="875EA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610FF"/>
    <w:multiLevelType w:val="hybridMultilevel"/>
    <w:tmpl w:val="784C5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451AE"/>
    <w:multiLevelType w:val="hybridMultilevel"/>
    <w:tmpl w:val="40A8F0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86869"/>
    <w:multiLevelType w:val="hybridMultilevel"/>
    <w:tmpl w:val="0F3A6F28"/>
    <w:lvl w:ilvl="0" w:tplc="7F542F68">
      <w:numFmt w:val="bullet"/>
      <w:lvlText w:val=""/>
      <w:lvlJc w:val="left"/>
      <w:pPr>
        <w:ind w:left="720" w:hanging="360"/>
      </w:pPr>
      <w:rPr>
        <w:rFonts w:ascii="Symbol" w:eastAsia="Calibri" w:hAnsi="Symbol" w:cs="DINRoundPr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B1FE7"/>
    <w:multiLevelType w:val="hybridMultilevel"/>
    <w:tmpl w:val="31A29DAA"/>
    <w:lvl w:ilvl="0" w:tplc="041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57AE0"/>
    <w:multiLevelType w:val="hybridMultilevel"/>
    <w:tmpl w:val="C6E4C5B2"/>
    <w:lvl w:ilvl="0" w:tplc="4906E4F2">
      <w:numFmt w:val="bullet"/>
      <w:lvlText w:val=""/>
      <w:lvlJc w:val="left"/>
      <w:pPr>
        <w:ind w:left="1080" w:hanging="360"/>
      </w:pPr>
      <w:rPr>
        <w:rFonts w:ascii="Symbol" w:eastAsia="Calibri" w:hAnsi="Symbol" w:cs="DINRoundPro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Мазевич Марина Герасимовна">
    <w15:presenceInfo w15:providerId="AD" w15:userId="S-1-5-21-2933275677-3024709673-3982598281-171109"/>
  </w15:person>
  <w15:person w15:author="Шипилова Екатерина Николаевна">
    <w15:presenceInfo w15:providerId="AD" w15:userId="S-1-5-21-2933275677-3024709673-3982598281-1711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B0"/>
    <w:rsid w:val="0002784C"/>
    <w:rsid w:val="00032FB0"/>
    <w:rsid w:val="00033BDD"/>
    <w:rsid w:val="00036462"/>
    <w:rsid w:val="00044DC7"/>
    <w:rsid w:val="0004558D"/>
    <w:rsid w:val="00053758"/>
    <w:rsid w:val="000F6449"/>
    <w:rsid w:val="00102E33"/>
    <w:rsid w:val="00104D50"/>
    <w:rsid w:val="0013637E"/>
    <w:rsid w:val="00172379"/>
    <w:rsid w:val="00187077"/>
    <w:rsid w:val="001F7215"/>
    <w:rsid w:val="002273B6"/>
    <w:rsid w:val="002520A4"/>
    <w:rsid w:val="00255406"/>
    <w:rsid w:val="0026104A"/>
    <w:rsid w:val="00286D40"/>
    <w:rsid w:val="00297747"/>
    <w:rsid w:val="002A52AB"/>
    <w:rsid w:val="002C356A"/>
    <w:rsid w:val="002D5953"/>
    <w:rsid w:val="002F077B"/>
    <w:rsid w:val="002F4E6D"/>
    <w:rsid w:val="00356289"/>
    <w:rsid w:val="00362D4E"/>
    <w:rsid w:val="00366FE3"/>
    <w:rsid w:val="003802CD"/>
    <w:rsid w:val="00386A5A"/>
    <w:rsid w:val="003B558A"/>
    <w:rsid w:val="003E5CC0"/>
    <w:rsid w:val="00491F8B"/>
    <w:rsid w:val="00495D68"/>
    <w:rsid w:val="004B12FE"/>
    <w:rsid w:val="004C4BE8"/>
    <w:rsid w:val="004D6AB7"/>
    <w:rsid w:val="00501BA7"/>
    <w:rsid w:val="00530BDC"/>
    <w:rsid w:val="005341A4"/>
    <w:rsid w:val="00534C95"/>
    <w:rsid w:val="00545E17"/>
    <w:rsid w:val="005861FD"/>
    <w:rsid w:val="005B2F60"/>
    <w:rsid w:val="005B3043"/>
    <w:rsid w:val="005D795E"/>
    <w:rsid w:val="005F4EA8"/>
    <w:rsid w:val="00603C3B"/>
    <w:rsid w:val="00631DCA"/>
    <w:rsid w:val="00632EC1"/>
    <w:rsid w:val="00644F1D"/>
    <w:rsid w:val="0065756C"/>
    <w:rsid w:val="00662F55"/>
    <w:rsid w:val="00672ACE"/>
    <w:rsid w:val="0067309B"/>
    <w:rsid w:val="0069299D"/>
    <w:rsid w:val="00695201"/>
    <w:rsid w:val="006A0FE5"/>
    <w:rsid w:val="006A7F1B"/>
    <w:rsid w:val="006B5919"/>
    <w:rsid w:val="006C1E8A"/>
    <w:rsid w:val="006E4EB7"/>
    <w:rsid w:val="006F6F31"/>
    <w:rsid w:val="0070000E"/>
    <w:rsid w:val="00702123"/>
    <w:rsid w:val="007078E8"/>
    <w:rsid w:val="007E6B67"/>
    <w:rsid w:val="007F6E96"/>
    <w:rsid w:val="00814E45"/>
    <w:rsid w:val="00830916"/>
    <w:rsid w:val="0086193C"/>
    <w:rsid w:val="0086207F"/>
    <w:rsid w:val="00863F63"/>
    <w:rsid w:val="008642D9"/>
    <w:rsid w:val="008817F6"/>
    <w:rsid w:val="008C109E"/>
    <w:rsid w:val="00915C7E"/>
    <w:rsid w:val="00923FB1"/>
    <w:rsid w:val="009871BF"/>
    <w:rsid w:val="009B67E7"/>
    <w:rsid w:val="009C5DCB"/>
    <w:rsid w:val="009E6B5F"/>
    <w:rsid w:val="00A10462"/>
    <w:rsid w:val="00A2185E"/>
    <w:rsid w:val="00A23FA5"/>
    <w:rsid w:val="00A42D87"/>
    <w:rsid w:val="00A460C2"/>
    <w:rsid w:val="00A60DF0"/>
    <w:rsid w:val="00A96F77"/>
    <w:rsid w:val="00A97256"/>
    <w:rsid w:val="00AB017C"/>
    <w:rsid w:val="00AC2E77"/>
    <w:rsid w:val="00AD4869"/>
    <w:rsid w:val="00B1189B"/>
    <w:rsid w:val="00B157FD"/>
    <w:rsid w:val="00B31987"/>
    <w:rsid w:val="00B3414A"/>
    <w:rsid w:val="00B77B70"/>
    <w:rsid w:val="00BC4A00"/>
    <w:rsid w:val="00BC56FD"/>
    <w:rsid w:val="00BE5432"/>
    <w:rsid w:val="00C069E5"/>
    <w:rsid w:val="00C110B1"/>
    <w:rsid w:val="00C141FB"/>
    <w:rsid w:val="00C16E4E"/>
    <w:rsid w:val="00C22B58"/>
    <w:rsid w:val="00C31931"/>
    <w:rsid w:val="00C9558E"/>
    <w:rsid w:val="00CB172B"/>
    <w:rsid w:val="00CE34CA"/>
    <w:rsid w:val="00D067B6"/>
    <w:rsid w:val="00D27077"/>
    <w:rsid w:val="00D43904"/>
    <w:rsid w:val="00D5130C"/>
    <w:rsid w:val="00DB39DC"/>
    <w:rsid w:val="00DB5B99"/>
    <w:rsid w:val="00DF51D4"/>
    <w:rsid w:val="00E04D84"/>
    <w:rsid w:val="00E108B1"/>
    <w:rsid w:val="00E277AA"/>
    <w:rsid w:val="00E62519"/>
    <w:rsid w:val="00E85941"/>
    <w:rsid w:val="00EA2EA2"/>
    <w:rsid w:val="00EA5FB8"/>
    <w:rsid w:val="00EC57F9"/>
    <w:rsid w:val="00ED758B"/>
    <w:rsid w:val="00EF2AFB"/>
    <w:rsid w:val="00EF2CED"/>
    <w:rsid w:val="00F27C5E"/>
    <w:rsid w:val="00F51E04"/>
    <w:rsid w:val="00F5788B"/>
    <w:rsid w:val="00F8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8460"/>
  <w15:docId w15:val="{86E94C80-9F74-49E7-87BE-D60687CC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6D40"/>
    <w:rPr>
      <w:color w:val="0000FF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4D6AB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D6AB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D6AB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D6AB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D6AB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D6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D6AB7"/>
    <w:rPr>
      <w:rFonts w:ascii="Tahoma" w:hAnsi="Tahoma" w:cs="Tahoma"/>
      <w:sz w:val="16"/>
      <w:szCs w:val="16"/>
    </w:rPr>
  </w:style>
  <w:style w:type="paragraph" w:styleId="ab">
    <w:name w:val="footnote text"/>
    <w:basedOn w:val="a"/>
    <w:link w:val="ac"/>
    <w:uiPriority w:val="99"/>
    <w:semiHidden/>
    <w:unhideWhenUsed/>
    <w:rsid w:val="00172379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172379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172379"/>
    <w:rPr>
      <w:vertAlign w:val="superscript"/>
    </w:rPr>
  </w:style>
  <w:style w:type="paragraph" w:styleId="ae">
    <w:name w:val="List Paragraph"/>
    <w:basedOn w:val="a"/>
    <w:uiPriority w:val="34"/>
    <w:qFormat/>
    <w:rsid w:val="00EF2CED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672A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72ACE"/>
  </w:style>
  <w:style w:type="paragraph" w:styleId="af1">
    <w:name w:val="footer"/>
    <w:basedOn w:val="a"/>
    <w:link w:val="af2"/>
    <w:uiPriority w:val="99"/>
    <w:unhideWhenUsed/>
    <w:rsid w:val="00672A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72ACE"/>
  </w:style>
  <w:style w:type="character" w:styleId="af3">
    <w:name w:val="FollowedHyperlink"/>
    <w:basedOn w:val="a0"/>
    <w:uiPriority w:val="99"/>
    <w:semiHidden/>
    <w:unhideWhenUsed/>
    <w:rsid w:val="005D79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xy.ru/" TargetMode="External"/><Relationship Id="rId13" Type="http://schemas.openxmlformats.org/officeDocument/2006/relationships/hyperlink" Target="https://dixy.ru/" TargetMode="External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dixy.channel/" TargetMode="External"/><Relationship Id="rId1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hyperlink" Target="https://dixy.ru/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k.ru/dixyclu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ixy.ru/" TargetMode="External"/><Relationship Id="rId23" Type="http://schemas.microsoft.com/office/2016/09/relationships/commentsIds" Target="commentsIds.xml"/><Relationship Id="rId10" Type="http://schemas.openxmlformats.org/officeDocument/2006/relationships/hyperlink" Target="https://www.facebook.com/Dixyclub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k.com/dixyclub" TargetMode="External"/><Relationship Id="rId14" Type="http://schemas.openxmlformats.org/officeDocument/2006/relationships/hyperlink" Target="https://dix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8D205-F345-4644-A923-824769444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Фаттахова Елена Петровна</dc:creator>
  <cp:lastModifiedBy>Мазевич Марина Герасимовна</cp:lastModifiedBy>
  <cp:revision>2</cp:revision>
  <cp:lastPrinted>2017-09-21T07:48:00Z</cp:lastPrinted>
  <dcterms:created xsi:type="dcterms:W3CDTF">2019-06-26T13:18:00Z</dcterms:created>
  <dcterms:modified xsi:type="dcterms:W3CDTF">2019-06-26T13:18:00Z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